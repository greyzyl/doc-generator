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39" w:type="dxa"/>
        <w:jc w:val="center"/>
        <w:tblLayout w:type="fixed"/>
        <w:tblLook w:val="0000" w:firstRow="0" w:lastRow="0" w:firstColumn="0" w:lastColumn="0" w:noHBand="0" w:noVBand="0"/>
        <w:tblPrChange w:id="0" w:author="璇 罗" w:date="2026-05-02T20:38:00Z" w16du:dateUtc="2026-05-02T12:38:00Z">
          <w:tblPr>
            <w:tblW w:w="0" w:type="auto"/>
            <w:jc w:val="center"/>
            <w:tblLayout w:type="fixed"/>
            <w:tblLook w:val="0000" w:firstRow="0" w:lastRow="0" w:firstColumn="0" w:lastColumn="0" w:noHBand="0" w:noVBand="0"/>
          </w:tblPr>
        </w:tblPrChange>
      </w:tblPr>
      <w:tblGrid>
        <w:gridCol w:w="3800"/>
        <w:gridCol w:w="5839"/>
        <w:tblGridChange w:id="1">
          <w:tblGrid>
            <w:gridCol w:w="3800"/>
            <w:gridCol w:w="5839"/>
          </w:tblGrid>
        </w:tblGridChange>
      </w:tblGrid>
      <w:tr w:rsidR="00892DDE" w:rsidRPr="000743D9" w:rsidDel="000743D9" w14:paraId="40FA89F5" w14:textId="208FC260" w:rsidTr="000743D9">
        <w:trPr>
          <w:trHeight w:hRule="exact" w:val="680"/>
          <w:jc w:val="center"/>
          <w:del w:id="2" w:author="璇 罗" w:date="2026-05-02T20:38:00Z" w16du:dateUtc="2026-05-02T12:38:00Z"/>
          <w:trPrChange w:id="3" w:author="璇 罗" w:date="2026-05-02T20:38:00Z" w16du:dateUtc="2026-05-02T12:38:00Z">
            <w:trPr>
              <w:trHeight w:hRule="exact" w:val="680"/>
              <w:jc w:val="center"/>
            </w:trPr>
          </w:trPrChange>
        </w:trPr>
        <w:tc>
          <w:tcPr>
            <w:tcW w:w="9639" w:type="dxa"/>
            <w:gridSpan w:val="2"/>
            <w:tcBorders>
              <w:bottom w:val="thinThickSmallGap" w:sz="24" w:space="0" w:color="FF0000"/>
            </w:tcBorders>
            <w:tcMar>
              <w:bottom w:w="170" w:type="dxa"/>
            </w:tcMar>
            <w:vAlign w:val="bottom"/>
            <w:tcPrChange w:id="4" w:author="璇 罗" w:date="2026-05-02T20:38:00Z" w16du:dateUtc="2026-05-02T12:38:00Z">
              <w:tcPr>
                <w:tcW w:w="9639" w:type="dxa"/>
                <w:gridSpan w:val="2"/>
                <w:tcBorders>
                  <w:bottom w:val="thinThickSmallGap" w:sz="24" w:space="0" w:color="FF0000"/>
                </w:tcBorders>
                <w:tcMar>
                  <w:bottom w:w="170" w:type="dxa"/>
                </w:tcMar>
                <w:vAlign w:val="bottom"/>
              </w:tcPr>
            </w:tcPrChange>
          </w:tcPr>
          <w:p w14:paraId="42BBAB80" w14:textId="2894C82F" w:rsidR="00892DDE" w:rsidRPr="000743D9" w:rsidDel="000743D9" w:rsidRDefault="00000000">
            <w:pPr>
              <w:spacing w:line="680" w:lineRule="exact"/>
              <w:jc w:val="center"/>
              <w:rPr>
                <w:del w:id="5" w:author="璇 罗" w:date="2026-05-02T20:38:00Z" w16du:dateUtc="2026-05-02T12:38:00Z"/>
                <w:rFonts w:ascii="仿宋" w:eastAsia="仿宋" w:hAnsi="仿宋" w:cs="方正小标宋简体" w:hint="eastAsia"/>
                <w:color w:val="00B050"/>
                <w:spacing w:val="20"/>
                <w:sz w:val="24"/>
                <w:rPrChange w:id="6" w:author="璇 罗" w:date="2026-05-02T20:39:00Z" w16du:dateUtc="2026-05-02T12:39:00Z">
                  <w:rPr>
                    <w:del w:id="7" w:author="璇 罗" w:date="2026-05-02T20:38:00Z" w16du:dateUtc="2026-05-02T12:38:00Z"/>
                    <w:rFonts w:ascii="方正小标宋简体" w:eastAsia="方正小标宋简体" w:hAnsi="华文中宋" w:cs="方正小标宋简体" w:hint="eastAsia"/>
                    <w:color w:val="FF0000"/>
                    <w:spacing w:val="20"/>
                    <w:sz w:val="64"/>
                    <w:szCs w:val="64"/>
                  </w:rPr>
                </w:rPrChange>
              </w:rPr>
            </w:pPr>
            <w:del w:id="8" w:author="璇 罗" w:date="2026-05-02T20:38:00Z" w16du:dateUtc="2026-05-02T12:38:00Z">
              <w:r w:rsidRPr="000743D9" w:rsidDel="000743D9">
                <w:rPr>
                  <w:rFonts w:ascii="仿宋" w:eastAsia="仿宋" w:hAnsi="仿宋" w:cs="方正小标宋简体" w:hint="eastAsia"/>
                  <w:color w:val="00B050"/>
                  <w:spacing w:val="20"/>
                  <w:sz w:val="24"/>
                  <w:rPrChange w:id="9" w:author="璇 罗" w:date="2026-05-02T20:39:00Z" w16du:dateUtc="2026-05-02T12:39:00Z">
                    <w:rPr>
                      <w:rFonts w:ascii="方正小标宋简体" w:eastAsia="方正小标宋简体" w:hAnsi="华文中宋" w:cs="方正小标宋简体" w:hint="eastAsia"/>
                      <w:color w:val="FF0000"/>
                      <w:spacing w:val="20"/>
                      <w:sz w:val="64"/>
                      <w:szCs w:val="64"/>
                    </w:rPr>
                  </w:rPrChange>
                </w:rPr>
                <w:delText>中铁二十四局集团有限公司</w:delText>
              </w:r>
            </w:del>
          </w:p>
          <w:p w14:paraId="34AF37C0" w14:textId="31FF0C83" w:rsidR="00892DDE" w:rsidRPr="000743D9" w:rsidDel="000743D9" w:rsidRDefault="00892DDE">
            <w:pPr>
              <w:spacing w:line="680" w:lineRule="exact"/>
              <w:jc w:val="center"/>
              <w:textAlignment w:val="center"/>
              <w:rPr>
                <w:del w:id="10" w:author="璇 罗" w:date="2026-05-02T20:38:00Z" w16du:dateUtc="2026-05-02T12:38:00Z"/>
                <w:rFonts w:ascii="仿宋" w:eastAsia="仿宋" w:hAnsi="仿宋" w:hint="eastAsia"/>
                <w:color w:val="FF0000"/>
                <w:spacing w:val="-50"/>
                <w:sz w:val="24"/>
                <w:rPrChange w:id="11" w:author="璇 罗" w:date="2026-05-02T20:39:00Z" w16du:dateUtc="2026-05-02T12:39:00Z">
                  <w:rPr>
                    <w:del w:id="12" w:author="璇 罗" w:date="2026-05-02T20:38:00Z" w16du:dateUtc="2026-05-02T12:38:00Z"/>
                    <w:rFonts w:ascii="华文中宋" w:eastAsia="华文中宋" w:hAnsi="华文中宋" w:hint="eastAsia"/>
                    <w:color w:val="FF0000"/>
                    <w:spacing w:val="-50"/>
                    <w:sz w:val="2"/>
                    <w:szCs w:val="2"/>
                  </w:rPr>
                </w:rPrChange>
              </w:rPr>
            </w:pPr>
          </w:p>
        </w:tc>
      </w:tr>
      <w:tr w:rsidR="00892DDE" w:rsidRPr="000743D9" w:rsidDel="000743D9" w14:paraId="061FAB8A" w14:textId="723057C5" w:rsidTr="000743D9">
        <w:trPr>
          <w:trHeight w:val="495"/>
          <w:jc w:val="center"/>
          <w:del w:id="13" w:author="璇 罗" w:date="2026-05-02T20:38:00Z" w16du:dateUtc="2026-05-02T12:38:00Z"/>
          <w:trPrChange w:id="14" w:author="璇 罗" w:date="2026-05-02T20:38:00Z" w16du:dateUtc="2026-05-02T12:38:00Z">
            <w:trPr>
              <w:trHeight w:val="495"/>
              <w:jc w:val="center"/>
            </w:trPr>
          </w:trPrChange>
        </w:trPr>
        <w:tc>
          <w:tcPr>
            <w:tcW w:w="3800" w:type="dxa"/>
            <w:tcBorders>
              <w:top w:val="thinThickSmallGap" w:sz="24" w:space="0" w:color="FF0000"/>
            </w:tcBorders>
            <w:tcMar>
              <w:top w:w="170" w:type="dxa"/>
            </w:tcMar>
            <w:tcPrChange w:id="15" w:author="璇 罗" w:date="2026-05-02T20:38:00Z" w16du:dateUtc="2026-05-02T12:38:00Z">
              <w:tcPr>
                <w:tcW w:w="3800" w:type="dxa"/>
                <w:tcBorders>
                  <w:top w:val="thinThickSmallGap" w:sz="24" w:space="0" w:color="FF0000"/>
                </w:tcBorders>
                <w:tcMar>
                  <w:top w:w="170" w:type="dxa"/>
                </w:tcMar>
              </w:tcPr>
            </w:tcPrChange>
          </w:tcPr>
          <w:p w14:paraId="668B413C" w14:textId="4620ACF9" w:rsidR="00892DDE" w:rsidRPr="000743D9" w:rsidDel="000743D9" w:rsidRDefault="00892DDE">
            <w:pPr>
              <w:ind w:leftChars="150" w:left="468"/>
              <w:textAlignment w:val="center"/>
              <w:rPr>
                <w:del w:id="16" w:author="璇 罗" w:date="2026-05-02T20:38:00Z" w16du:dateUtc="2026-05-02T12:38:00Z"/>
                <w:rFonts w:ascii="仿宋" w:eastAsia="仿宋" w:hAnsi="仿宋" w:hint="eastAsia"/>
                <w:sz w:val="24"/>
                <w:rPrChange w:id="17" w:author="璇 罗" w:date="2026-05-02T20:39:00Z" w16du:dateUtc="2026-05-02T12:39:00Z">
                  <w:rPr>
                    <w:del w:id="18" w:author="璇 罗" w:date="2026-05-02T20:38:00Z" w16du:dateUtc="2026-05-02T12:38:00Z"/>
                    <w:rFonts w:ascii="黑体" w:eastAsia="黑体" w:hAnsi="宋体" w:hint="eastAsia"/>
                    <w:szCs w:val="32"/>
                  </w:rPr>
                </w:rPrChange>
              </w:rPr>
            </w:pPr>
          </w:p>
        </w:tc>
        <w:tc>
          <w:tcPr>
            <w:tcW w:w="5839" w:type="dxa"/>
            <w:tcBorders>
              <w:top w:val="thinThickSmallGap" w:sz="24" w:space="0" w:color="FF0000"/>
            </w:tcBorders>
            <w:tcMar>
              <w:top w:w="170" w:type="dxa"/>
              <w:right w:w="1021" w:type="dxa"/>
            </w:tcMar>
            <w:tcPrChange w:id="19" w:author="璇 罗" w:date="2026-05-02T20:38:00Z" w16du:dateUtc="2026-05-02T12:38:00Z">
              <w:tcPr>
                <w:tcW w:w="5839" w:type="dxa"/>
                <w:tcBorders>
                  <w:top w:val="thinThickSmallGap" w:sz="24" w:space="0" w:color="FF0000"/>
                </w:tcBorders>
                <w:tcMar>
                  <w:top w:w="170" w:type="dxa"/>
                  <w:right w:w="1021" w:type="dxa"/>
                </w:tcMar>
              </w:tcPr>
            </w:tcPrChange>
          </w:tcPr>
          <w:p w14:paraId="075294B6" w14:textId="6E98ACF6" w:rsidR="00892DDE" w:rsidRPr="000743D9" w:rsidDel="000743D9" w:rsidRDefault="00000000">
            <w:pPr>
              <w:jc w:val="right"/>
              <w:textAlignment w:val="center"/>
              <w:rPr>
                <w:del w:id="20" w:author="璇 罗" w:date="2026-05-02T20:38:00Z" w16du:dateUtc="2026-05-02T12:38:00Z"/>
                <w:rFonts w:ascii="仿宋" w:eastAsia="仿宋" w:hAnsi="仿宋" w:hint="eastAsia"/>
                <w:sz w:val="24"/>
                <w:rPrChange w:id="21" w:author="璇 罗" w:date="2026-05-02T20:39:00Z" w16du:dateUtc="2026-05-02T12:39:00Z">
                  <w:rPr>
                    <w:del w:id="22" w:author="璇 罗" w:date="2026-05-02T20:38:00Z" w16du:dateUtc="2026-05-02T12:38:00Z"/>
                    <w:rFonts w:ascii="宋体" w:hAnsi="宋体" w:hint="eastAsia"/>
                    <w:szCs w:val="32"/>
                  </w:rPr>
                </w:rPrChange>
              </w:rPr>
            </w:pPr>
            <w:bookmarkStart w:id="23" w:name="文号1"/>
            <w:del w:id="24" w:author="璇 罗" w:date="2026-05-02T20:38:00Z" w16du:dateUtc="2026-05-02T12:38:00Z">
              <w:r w:rsidRPr="000743D9" w:rsidDel="000743D9">
                <w:rPr>
                  <w:rFonts w:ascii="仿宋" w:eastAsia="仿宋" w:hAnsi="仿宋" w:cs="仿宋_GB2312" w:hint="eastAsia"/>
                  <w:color w:val="00B0F0"/>
                  <w:sz w:val="24"/>
                  <w:rPrChange w:id="25" w:author="璇 罗" w:date="2026-05-02T20:39:00Z" w16du:dateUtc="2026-05-02T12:39:00Z">
                    <w:rPr>
                      <w:rFonts w:ascii="仿宋_GB2312" w:hAnsi="仿宋_GB2312" w:cs="仿宋_GB2312" w:hint="eastAsia"/>
                      <w:color w:val="000000"/>
                    </w:rPr>
                  </w:rPrChange>
                </w:rPr>
                <w:delText>二十四局工程函</w:delText>
              </w:r>
              <w:bookmarkEnd w:id="23"/>
              <w:r w:rsidRPr="000743D9" w:rsidDel="000743D9">
                <w:rPr>
                  <w:rFonts w:ascii="仿宋" w:eastAsia="仿宋" w:hAnsi="仿宋" w:cs="仿宋_GB2312" w:hint="eastAsia"/>
                  <w:color w:val="00B0F0"/>
                  <w:sz w:val="24"/>
                  <w:rPrChange w:id="26" w:author="璇 罗" w:date="2026-05-02T20:39:00Z" w16du:dateUtc="2026-05-02T12:39:00Z">
                    <w:rPr>
                      <w:rFonts w:ascii="仿宋_GB2312" w:hAnsi="仿宋_GB2312" w:cs="仿宋_GB2312" w:hint="eastAsia"/>
                      <w:color w:val="000000"/>
                    </w:rPr>
                  </w:rPrChange>
                </w:rPr>
                <w:delText>〔</w:delText>
              </w:r>
              <w:bookmarkStart w:id="27" w:name="年份"/>
              <w:r w:rsidRPr="000743D9" w:rsidDel="000743D9">
                <w:rPr>
                  <w:rFonts w:ascii="仿宋" w:eastAsia="仿宋" w:hAnsi="仿宋" w:cs="仿宋_GB2312" w:hint="eastAsia"/>
                  <w:color w:val="00B0F0"/>
                  <w:sz w:val="24"/>
                  <w:rPrChange w:id="28" w:author="璇 罗" w:date="2026-05-02T20:39:00Z" w16du:dateUtc="2026-05-02T12:39:00Z">
                    <w:rPr>
                      <w:rFonts w:ascii="仿宋_GB2312" w:hAnsi="仿宋_GB2312" w:cs="仿宋_GB2312" w:hint="eastAsia"/>
                      <w:color w:val="000000"/>
                    </w:rPr>
                  </w:rPrChange>
                </w:rPr>
                <w:delText>2021</w:delText>
              </w:r>
              <w:bookmarkEnd w:id="27"/>
              <w:r w:rsidRPr="000743D9" w:rsidDel="000743D9">
                <w:rPr>
                  <w:rFonts w:ascii="仿宋" w:eastAsia="仿宋" w:hAnsi="仿宋" w:cs="仿宋_GB2312" w:hint="eastAsia"/>
                  <w:color w:val="00B0F0"/>
                  <w:sz w:val="24"/>
                  <w:rPrChange w:id="29" w:author="璇 罗" w:date="2026-05-02T20:39:00Z" w16du:dateUtc="2026-05-02T12:39:00Z">
                    <w:rPr>
                      <w:rFonts w:ascii="仿宋_GB2312" w:hAnsi="仿宋_GB2312" w:cs="仿宋_GB2312" w:hint="eastAsia"/>
                      <w:color w:val="000000"/>
                    </w:rPr>
                  </w:rPrChange>
                </w:rPr>
                <w:delText>〕</w:delText>
              </w:r>
              <w:bookmarkStart w:id="30" w:name="文号2"/>
              <w:r w:rsidRPr="000743D9" w:rsidDel="000743D9">
                <w:rPr>
                  <w:rFonts w:ascii="仿宋" w:eastAsia="仿宋" w:hAnsi="仿宋" w:cs="仿宋_GB2312" w:hint="eastAsia"/>
                  <w:color w:val="00B0F0"/>
                  <w:sz w:val="24"/>
                  <w:rPrChange w:id="31" w:author="璇 罗" w:date="2026-05-02T20:39:00Z" w16du:dateUtc="2026-05-02T12:39:00Z">
                    <w:rPr>
                      <w:rFonts w:ascii="仿宋_GB2312" w:hAnsi="仿宋_GB2312" w:cs="仿宋_GB2312" w:hint="eastAsia"/>
                      <w:color w:val="000000"/>
                    </w:rPr>
                  </w:rPrChange>
                </w:rPr>
                <w:delText>355</w:delText>
              </w:r>
              <w:bookmarkEnd w:id="30"/>
              <w:r w:rsidRPr="000743D9" w:rsidDel="000743D9">
                <w:rPr>
                  <w:rFonts w:ascii="仿宋" w:eastAsia="仿宋" w:hAnsi="仿宋" w:cs="仿宋_GB2312" w:hint="eastAsia"/>
                  <w:color w:val="00B0F0"/>
                  <w:kern w:val="0"/>
                  <w:sz w:val="24"/>
                  <w:rPrChange w:id="32" w:author="璇 罗" w:date="2026-05-02T20:39:00Z" w16du:dateUtc="2026-05-02T12:39:00Z">
                    <w:rPr>
                      <w:rFonts w:ascii="仿宋_GB2312" w:hAnsi="仿宋_GB2312" w:cs="仿宋_GB2312" w:hint="eastAsia"/>
                      <w:color w:val="000000"/>
                      <w:kern w:val="0"/>
                      <w:szCs w:val="32"/>
                    </w:rPr>
                  </w:rPrChange>
                </w:rPr>
                <w:delText>号</w:delText>
              </w:r>
            </w:del>
          </w:p>
        </w:tc>
      </w:tr>
      <w:tr w:rsidR="00892DDE" w:rsidRPr="000743D9" w:rsidDel="000743D9" w14:paraId="2FD7F192" w14:textId="07429D15" w:rsidTr="000743D9">
        <w:trPr>
          <w:trHeight w:hRule="exact" w:val="20"/>
          <w:jc w:val="center"/>
          <w:del w:id="33" w:author="璇 罗" w:date="2026-05-02T20:38:00Z" w16du:dateUtc="2026-05-02T12:38:00Z"/>
          <w:trPrChange w:id="34" w:author="璇 罗" w:date="2026-05-02T20:38:00Z" w16du:dateUtc="2026-05-02T12:38:00Z">
            <w:trPr>
              <w:trHeight w:hRule="exact" w:val="20"/>
              <w:jc w:val="center"/>
            </w:trPr>
          </w:trPrChange>
        </w:trPr>
        <w:tc>
          <w:tcPr>
            <w:tcW w:w="9639" w:type="dxa"/>
            <w:gridSpan w:val="2"/>
            <w:tcMar>
              <w:top w:w="0" w:type="dxa"/>
            </w:tcMar>
            <w:tcPrChange w:id="35" w:author="璇 罗" w:date="2026-05-02T20:38:00Z" w16du:dateUtc="2026-05-02T12:38:00Z">
              <w:tcPr>
                <w:tcW w:w="9639" w:type="dxa"/>
                <w:gridSpan w:val="2"/>
                <w:tcMar>
                  <w:top w:w="0" w:type="dxa"/>
                </w:tcMar>
              </w:tcPr>
            </w:tcPrChange>
          </w:tcPr>
          <w:p w14:paraId="08048110" w14:textId="43A40AE4" w:rsidR="00892DDE" w:rsidRPr="000743D9" w:rsidDel="000743D9" w:rsidRDefault="00000000">
            <w:pPr>
              <w:spacing w:line="588" w:lineRule="exact"/>
              <w:ind w:leftChars="150" w:left="468"/>
              <w:jc w:val="left"/>
              <w:textAlignment w:val="center"/>
              <w:rPr>
                <w:del w:id="36" w:author="璇 罗" w:date="2026-05-02T20:38:00Z" w16du:dateUtc="2026-05-02T12:38:00Z"/>
                <w:rFonts w:ascii="仿宋" w:eastAsia="仿宋" w:hAnsi="仿宋"/>
                <w:color w:val="000000"/>
                <w:sz w:val="24"/>
                <w:rPrChange w:id="37" w:author="璇 罗" w:date="2026-05-02T20:39:00Z" w16du:dateUtc="2026-05-02T12:39:00Z">
                  <w:rPr>
                    <w:del w:id="38" w:author="璇 罗" w:date="2026-05-02T20:38:00Z" w16du:dateUtc="2026-05-02T12:38:00Z"/>
                    <w:rFonts w:ascii="黑体" w:eastAsia="黑体"/>
                    <w:color w:val="000000"/>
                    <w:szCs w:val="32"/>
                  </w:rPr>
                </w:rPrChange>
              </w:rPr>
            </w:pPr>
            <w:del w:id="39" w:author="璇 罗" w:date="2026-05-02T20:38:00Z" w16du:dateUtc="2026-05-02T12:38:00Z">
              <w:r w:rsidRPr="000743D9" w:rsidDel="000743D9">
                <w:rPr>
                  <w:rFonts w:ascii="仿宋" w:eastAsia="仿宋" w:hAnsi="仿宋" w:hint="eastAsia"/>
                  <w:sz w:val="24"/>
                  <w:rPrChange w:id="40" w:author="璇 罗" w:date="2026-05-02T20:39:00Z" w16du:dateUtc="2026-05-02T12:39:00Z">
                    <w:rPr>
                      <w:rFonts w:ascii="黑体" w:eastAsia="黑体" w:hAnsi="宋体" w:hint="eastAsia"/>
                      <w:szCs w:val="32"/>
                    </w:rPr>
                  </w:rPrChange>
                </w:rPr>
                <w:br/>
              </w:r>
            </w:del>
          </w:p>
        </w:tc>
      </w:tr>
      <w:tr w:rsidR="00892DDE" w:rsidRPr="000743D9" w:rsidDel="000743D9" w14:paraId="671B7FDD" w14:textId="4B95B621" w:rsidTr="000743D9">
        <w:trPr>
          <w:trHeight w:hRule="exact" w:val="987"/>
          <w:jc w:val="center"/>
          <w:del w:id="41" w:author="璇 罗" w:date="2026-05-02T20:38:00Z" w16du:dateUtc="2026-05-02T12:38:00Z"/>
          <w:trPrChange w:id="42" w:author="璇 罗" w:date="2026-05-02T20:38:00Z" w16du:dateUtc="2026-05-02T12:38:00Z">
            <w:trPr>
              <w:trHeight w:hRule="exact" w:val="987"/>
              <w:jc w:val="center"/>
            </w:trPr>
          </w:trPrChange>
        </w:trPr>
        <w:tc>
          <w:tcPr>
            <w:tcW w:w="9639" w:type="dxa"/>
            <w:gridSpan w:val="2"/>
            <w:tcPrChange w:id="43" w:author="璇 罗" w:date="2026-05-02T20:38:00Z" w16du:dateUtc="2026-05-02T12:38:00Z">
              <w:tcPr>
                <w:tcW w:w="9639" w:type="dxa"/>
                <w:gridSpan w:val="2"/>
              </w:tcPr>
            </w:tcPrChange>
          </w:tcPr>
          <w:p w14:paraId="0A5B2EB5" w14:textId="2190D059" w:rsidR="00892DDE" w:rsidRPr="000743D9" w:rsidDel="000743D9" w:rsidRDefault="00892DDE">
            <w:pPr>
              <w:spacing w:line="540" w:lineRule="exact"/>
              <w:textAlignment w:val="center"/>
              <w:rPr>
                <w:del w:id="44" w:author="璇 罗" w:date="2026-05-02T20:38:00Z" w16du:dateUtc="2026-05-02T12:38:00Z"/>
                <w:rFonts w:ascii="仿宋" w:eastAsia="仿宋" w:hAnsi="仿宋" w:hint="eastAsia"/>
                <w:sz w:val="24"/>
                <w:rPrChange w:id="45" w:author="璇 罗" w:date="2026-05-02T20:39:00Z" w16du:dateUtc="2026-05-02T12:39:00Z">
                  <w:rPr>
                    <w:del w:id="46" w:author="璇 罗" w:date="2026-05-02T20:38:00Z" w16du:dateUtc="2026-05-02T12:38:00Z"/>
                    <w:rFonts w:ascii="黑体" w:eastAsia="黑体" w:hAnsi="黑体" w:hint="eastAsia"/>
                    <w:szCs w:val="32"/>
                  </w:rPr>
                </w:rPrChange>
              </w:rPr>
            </w:pPr>
            <w:bookmarkStart w:id="47" w:name="紧急程度"/>
            <w:bookmarkEnd w:id="47"/>
          </w:p>
        </w:tc>
      </w:tr>
      <w:tr w:rsidR="00892DDE" w:rsidRPr="000743D9" w:rsidDel="000743D9" w14:paraId="725CEBBD" w14:textId="41417E12" w:rsidTr="000743D9">
        <w:trPr>
          <w:jc w:val="center"/>
          <w:del w:id="48" w:author="璇 罗" w:date="2026-05-02T20:38:00Z" w16du:dateUtc="2026-05-02T12:38:00Z"/>
          <w:trPrChange w:id="49" w:author="璇 罗" w:date="2026-05-02T20:38:00Z" w16du:dateUtc="2026-05-02T12:38:00Z">
            <w:trPr>
              <w:jc w:val="center"/>
            </w:trPr>
          </w:trPrChange>
        </w:trPr>
        <w:tc>
          <w:tcPr>
            <w:tcW w:w="9639" w:type="dxa"/>
            <w:gridSpan w:val="2"/>
            <w:tcMar>
              <w:left w:w="471" w:type="dxa"/>
              <w:right w:w="471" w:type="dxa"/>
            </w:tcMar>
            <w:tcPrChange w:id="50" w:author="璇 罗" w:date="2026-05-02T20:38:00Z" w16du:dateUtc="2026-05-02T12:38:00Z">
              <w:tcPr>
                <w:tcW w:w="9639" w:type="dxa"/>
                <w:gridSpan w:val="2"/>
                <w:tcMar>
                  <w:left w:w="471" w:type="dxa"/>
                  <w:right w:w="471" w:type="dxa"/>
                </w:tcMar>
              </w:tcPr>
            </w:tcPrChange>
          </w:tcPr>
          <w:p w14:paraId="25051E46" w14:textId="1593F87B" w:rsidR="00892DDE" w:rsidRPr="000743D9" w:rsidDel="000743D9" w:rsidRDefault="00000000">
            <w:pPr>
              <w:spacing w:line="640" w:lineRule="exact"/>
              <w:jc w:val="center"/>
              <w:textAlignment w:val="center"/>
              <w:rPr>
                <w:del w:id="51" w:author="璇 罗" w:date="2026-05-02T20:38:00Z" w16du:dateUtc="2026-05-02T12:38:00Z"/>
                <w:rFonts w:ascii="仿宋" w:eastAsia="仿宋" w:hAnsi="仿宋"/>
                <w:bCs/>
                <w:sz w:val="24"/>
                <w:rPrChange w:id="52" w:author="璇 罗" w:date="2026-05-02T20:39:00Z" w16du:dateUtc="2026-05-02T12:39:00Z">
                  <w:rPr>
                    <w:del w:id="53" w:author="璇 罗" w:date="2026-05-02T20:38:00Z" w16du:dateUtc="2026-05-02T12:38:00Z"/>
                    <w:rFonts w:ascii="方正小标宋简体" w:eastAsia="方正小标宋简体"/>
                    <w:bCs/>
                    <w:sz w:val="44"/>
                    <w:szCs w:val="44"/>
                  </w:rPr>
                </w:rPrChange>
              </w:rPr>
            </w:pPr>
            <w:bookmarkStart w:id="54" w:name="标题"/>
            <w:del w:id="55" w:author="璇 罗" w:date="2026-05-02T20:38:00Z" w16du:dateUtc="2026-05-02T12:38:00Z">
              <w:r w:rsidRPr="000743D9" w:rsidDel="000743D9">
                <w:rPr>
                  <w:rFonts w:ascii="仿宋" w:eastAsia="仿宋" w:hAnsi="仿宋" w:hint="eastAsia"/>
                  <w:bCs/>
                  <w:sz w:val="24"/>
                  <w:rPrChange w:id="56" w:author="璇 罗" w:date="2026-05-02T20:39:00Z" w16du:dateUtc="2026-05-02T12:39:00Z">
                    <w:rPr>
                      <w:rFonts w:ascii="方正小标宋简体" w:eastAsia="方正小标宋简体" w:hint="eastAsia"/>
                      <w:bCs/>
                      <w:sz w:val="44"/>
                      <w:szCs w:val="44"/>
                    </w:rPr>
                  </w:rPrChange>
                </w:rPr>
                <w:delText>关于CYCZQ-5标无砟轨道及相关工程</w:delText>
              </w:r>
            </w:del>
          </w:p>
          <w:p w14:paraId="506726DD" w14:textId="4BB6E870" w:rsidR="00892DDE" w:rsidRPr="000743D9" w:rsidDel="000743D9" w:rsidRDefault="00000000">
            <w:pPr>
              <w:spacing w:line="640" w:lineRule="exact"/>
              <w:jc w:val="center"/>
              <w:textAlignment w:val="center"/>
              <w:rPr>
                <w:del w:id="57" w:author="璇 罗" w:date="2026-05-02T20:38:00Z" w16du:dateUtc="2026-05-02T12:38:00Z"/>
                <w:rFonts w:ascii="仿宋" w:eastAsia="仿宋" w:hAnsi="仿宋"/>
                <w:bCs/>
                <w:sz w:val="24"/>
                <w:rPrChange w:id="58" w:author="璇 罗" w:date="2026-05-02T20:39:00Z" w16du:dateUtc="2026-05-02T12:39:00Z">
                  <w:rPr>
                    <w:del w:id="59" w:author="璇 罗" w:date="2026-05-02T20:38:00Z" w16du:dateUtc="2026-05-02T12:38:00Z"/>
                    <w:rFonts w:ascii="方正小标宋简体" w:eastAsia="方正小标宋简体"/>
                    <w:bCs/>
                    <w:sz w:val="44"/>
                    <w:szCs w:val="44"/>
                  </w:rPr>
                </w:rPrChange>
              </w:rPr>
            </w:pPr>
            <w:del w:id="60" w:author="璇 罗" w:date="2026-05-02T20:38:00Z" w16du:dateUtc="2026-05-02T12:38:00Z">
              <w:r w:rsidRPr="000743D9" w:rsidDel="000743D9">
                <w:rPr>
                  <w:rFonts w:ascii="仿宋" w:eastAsia="仿宋" w:hAnsi="仿宋" w:hint="eastAsia"/>
                  <w:bCs/>
                  <w:sz w:val="24"/>
                  <w:rPrChange w:id="61" w:author="璇 罗" w:date="2026-05-02T20:39:00Z" w16du:dateUtc="2026-05-02T12:39:00Z">
                    <w:rPr>
                      <w:rFonts w:ascii="方正小标宋简体" w:eastAsia="方正小标宋简体" w:hint="eastAsia"/>
                      <w:bCs/>
                      <w:sz w:val="44"/>
                      <w:szCs w:val="44"/>
                    </w:rPr>
                  </w:rPrChange>
                </w:rPr>
                <w:delText>进度滞后的复函</w:delText>
              </w:r>
              <w:bookmarkEnd w:id="54"/>
            </w:del>
          </w:p>
          <w:p w14:paraId="204AD869" w14:textId="4978FAFC" w:rsidR="00892DDE" w:rsidRPr="000743D9" w:rsidDel="000743D9" w:rsidRDefault="00892DDE" w:rsidP="000743D9">
            <w:pPr>
              <w:spacing w:line="640" w:lineRule="exact"/>
              <w:jc w:val="center"/>
              <w:textAlignment w:val="center"/>
              <w:rPr>
                <w:del w:id="62" w:author="璇 罗" w:date="2026-05-02T20:38:00Z" w16du:dateUtc="2026-05-02T12:38:00Z"/>
                <w:rFonts w:ascii="仿宋" w:eastAsia="仿宋" w:hAnsi="仿宋"/>
                <w:bCs/>
                <w:sz w:val="24"/>
                <w:rPrChange w:id="63" w:author="璇 罗" w:date="2026-05-02T20:39:00Z" w16du:dateUtc="2026-05-02T12:39:00Z">
                  <w:rPr>
                    <w:del w:id="64" w:author="璇 罗" w:date="2026-05-02T20:38:00Z" w16du:dateUtc="2026-05-02T12:38:00Z"/>
                    <w:rFonts w:ascii="方正小标宋简体" w:eastAsia="方正小标宋简体"/>
                    <w:bCs/>
                    <w:sz w:val="44"/>
                    <w:szCs w:val="44"/>
                  </w:rPr>
                </w:rPrChange>
              </w:rPr>
              <w:pPrChange w:id="65" w:author="璇 罗" w:date="2026-05-02T20:38:00Z" w16du:dateUtc="2026-05-02T12:38:00Z">
                <w:pPr>
                  <w:spacing w:line="540" w:lineRule="exact"/>
                  <w:jc w:val="center"/>
                  <w:textAlignment w:val="center"/>
                </w:pPr>
              </w:pPrChange>
            </w:pPr>
          </w:p>
        </w:tc>
      </w:tr>
    </w:tbl>
    <w:p w14:paraId="50D1BCC0" w14:textId="60BC1FD0" w:rsidR="000743D9" w:rsidRPr="000743D9" w:rsidRDefault="000743D9" w:rsidP="000743D9">
      <w:pPr>
        <w:spacing w:line="640" w:lineRule="exact"/>
        <w:jc w:val="center"/>
        <w:textAlignment w:val="center"/>
        <w:rPr>
          <w:ins w:id="66" w:author="璇 罗" w:date="2026-05-02T20:38:00Z" w16du:dateUtc="2026-05-02T12:38:00Z"/>
          <w:rFonts w:ascii="仿宋" w:eastAsia="仿宋" w:hAnsi="仿宋" w:hint="eastAsia"/>
          <w:bCs/>
          <w:sz w:val="24"/>
          <w:rPrChange w:id="67" w:author="璇 罗" w:date="2026-05-02T20:39:00Z" w16du:dateUtc="2026-05-02T12:39:00Z">
            <w:rPr>
              <w:ins w:id="68" w:author="璇 罗" w:date="2026-05-02T20:38:00Z" w16du:dateUtc="2026-05-02T12:38:00Z"/>
              <w:rFonts w:ascii="仿宋_GB2312" w:hAnsi="华文仿宋" w:cs="仿宋_GB2312" w:hint="eastAsia"/>
              <w:sz w:val="21"/>
              <w:szCs w:val="21"/>
            </w:rPr>
          </w:rPrChange>
        </w:rPr>
        <w:pPrChange w:id="69" w:author="璇 罗" w:date="2026-05-02T20:38:00Z" w16du:dateUtc="2026-05-02T12:38:00Z">
          <w:pPr/>
        </w:pPrChange>
      </w:pPr>
      <w:bookmarkStart w:id="70" w:name="主送"/>
      <w:ins w:id="71" w:author="璇 罗" w:date="2026-05-02T20:38:00Z" w16du:dateUtc="2026-05-02T12:38:00Z">
        <w:r w:rsidRPr="000743D9">
          <w:rPr>
            <w:rFonts w:ascii="仿宋" w:eastAsia="仿宋" w:hAnsi="仿宋" w:hint="eastAsia"/>
            <w:bCs/>
            <w:sz w:val="24"/>
            <w:rPrChange w:id="72" w:author="璇 罗" w:date="2026-05-02T20:39:00Z" w16du:dateUtc="2026-05-02T12:39:00Z">
              <w:rPr>
                <w:rFonts w:ascii="幼圆" w:eastAsia="幼圆" w:hint="eastAsia"/>
                <w:bCs/>
                <w:szCs w:val="32"/>
              </w:rPr>
            </w:rPrChange>
          </w:rPr>
          <w:t>关于CYCZQ-5标无</w:t>
        </w:r>
        <w:proofErr w:type="gramStart"/>
        <w:r w:rsidRPr="000743D9">
          <w:rPr>
            <w:rFonts w:ascii="仿宋" w:eastAsia="仿宋" w:hAnsi="仿宋" w:hint="eastAsia"/>
            <w:bCs/>
            <w:sz w:val="24"/>
            <w:rPrChange w:id="73" w:author="璇 罗" w:date="2026-05-02T20:39:00Z" w16du:dateUtc="2026-05-02T12:39:00Z">
              <w:rPr>
                <w:rFonts w:ascii="幼圆" w:eastAsia="幼圆" w:hint="eastAsia"/>
                <w:bCs/>
                <w:szCs w:val="32"/>
              </w:rPr>
            </w:rPrChange>
          </w:rPr>
          <w:t>砟</w:t>
        </w:r>
        <w:proofErr w:type="gramEnd"/>
        <w:r w:rsidRPr="000743D9">
          <w:rPr>
            <w:rFonts w:ascii="仿宋" w:eastAsia="仿宋" w:hAnsi="仿宋" w:hint="eastAsia"/>
            <w:bCs/>
            <w:sz w:val="24"/>
            <w:rPrChange w:id="74" w:author="璇 罗" w:date="2026-05-02T20:39:00Z" w16du:dateUtc="2026-05-02T12:39:00Z">
              <w:rPr>
                <w:rFonts w:ascii="幼圆" w:eastAsia="幼圆" w:hint="eastAsia"/>
                <w:bCs/>
                <w:szCs w:val="32"/>
              </w:rPr>
            </w:rPrChange>
          </w:rPr>
          <w:t>轨道及相关工程进度滞后的复函</w:t>
        </w:r>
      </w:ins>
    </w:p>
    <w:p w14:paraId="71CCA951" w14:textId="2A887A8A" w:rsidR="00892DDE" w:rsidRPr="000743D9" w:rsidRDefault="00000000">
      <w:pPr>
        <w:rPr>
          <w:rFonts w:ascii="仿宋" w:eastAsia="仿宋" w:hAnsi="仿宋"/>
          <w:sz w:val="24"/>
          <w:rPrChange w:id="75" w:author="璇 罗" w:date="2026-05-02T20:39:00Z" w16du:dateUtc="2026-05-02T12:39:00Z">
            <w:rPr>
              <w:rFonts w:ascii="仿宋_GB2312"/>
              <w:szCs w:val="32"/>
            </w:rPr>
          </w:rPrChange>
        </w:rPr>
      </w:pPr>
      <w:r w:rsidRPr="000743D9">
        <w:rPr>
          <w:rFonts w:ascii="仿宋" w:eastAsia="仿宋" w:hAnsi="仿宋" w:cs="仿宋_GB2312" w:hint="eastAsia"/>
          <w:sz w:val="24"/>
          <w:rPrChange w:id="76" w:author="璇 罗" w:date="2026-05-02T20:39:00Z" w16du:dateUtc="2026-05-02T12:39:00Z">
            <w:rPr>
              <w:rFonts w:ascii="仿宋_GB2312" w:hAnsi="华文仿宋" w:cs="仿宋_GB2312" w:hint="eastAsia"/>
              <w:szCs w:val="32"/>
            </w:rPr>
          </w:rPrChange>
        </w:rPr>
        <w:t>怀邵衡铁路公司益阳建设指挥部</w:t>
      </w:r>
      <w:bookmarkEnd w:id="70"/>
      <w:r w:rsidRPr="000743D9">
        <w:rPr>
          <w:rFonts w:ascii="仿宋" w:eastAsia="仿宋" w:hAnsi="仿宋"/>
          <w:sz w:val="24"/>
          <w:rPrChange w:id="77" w:author="璇 罗" w:date="2026-05-02T20:39:00Z" w16du:dateUtc="2026-05-02T12:39:00Z">
            <w:rPr>
              <w:rFonts w:ascii="仿宋_GB2312"/>
              <w:szCs w:val="32"/>
            </w:rPr>
          </w:rPrChange>
        </w:rPr>
        <w:t>:</w:t>
      </w:r>
    </w:p>
    <w:p w14:paraId="53888BC6" w14:textId="77777777" w:rsidR="00892DDE" w:rsidRPr="000743D9" w:rsidRDefault="00000000">
      <w:pPr>
        <w:spacing w:line="560" w:lineRule="exact"/>
        <w:ind w:firstLineChars="200" w:firstLine="464"/>
        <w:rPr>
          <w:rFonts w:ascii="仿宋" w:eastAsia="仿宋" w:hAnsi="仿宋"/>
          <w:sz w:val="24"/>
          <w:rPrChange w:id="78" w:author="璇 罗" w:date="2026-05-02T20:39:00Z" w16du:dateUtc="2026-05-02T12:39:00Z">
            <w:rPr>
              <w:rFonts w:ascii="仿宋_GB2312"/>
              <w:szCs w:val="32"/>
            </w:rPr>
          </w:rPrChange>
        </w:rPr>
      </w:pPr>
      <w:proofErr w:type="gramStart"/>
      <w:r w:rsidRPr="000743D9">
        <w:rPr>
          <w:rFonts w:ascii="仿宋" w:eastAsia="仿宋" w:hAnsi="仿宋" w:hint="eastAsia"/>
          <w:sz w:val="24"/>
          <w:rPrChange w:id="79" w:author="璇 罗" w:date="2026-05-02T20:39:00Z" w16du:dateUtc="2026-05-02T12:39:00Z">
            <w:rPr>
              <w:rFonts w:ascii="仿宋_GB2312" w:hint="eastAsia"/>
              <w:szCs w:val="32"/>
            </w:rPr>
          </w:rPrChange>
        </w:rPr>
        <w:t>贵指《关于CYCZQ-5标无砟轨道及相关工程进度滞后的督办函》</w:t>
      </w:r>
      <w:proofErr w:type="gramEnd"/>
      <w:r w:rsidRPr="000743D9">
        <w:rPr>
          <w:rFonts w:ascii="仿宋" w:eastAsia="仿宋" w:hAnsi="仿宋" w:hint="eastAsia"/>
          <w:sz w:val="24"/>
          <w:rPrChange w:id="80" w:author="璇 罗" w:date="2026-05-02T20:39:00Z" w16du:dateUtc="2026-05-02T12:39:00Z">
            <w:rPr>
              <w:rFonts w:ascii="仿宋_GB2312" w:hint="eastAsia"/>
              <w:szCs w:val="32"/>
            </w:rPr>
          </w:rPrChange>
        </w:rPr>
        <w:t>（</w:t>
      </w:r>
      <w:proofErr w:type="gramStart"/>
      <w:r w:rsidRPr="000743D9">
        <w:rPr>
          <w:rFonts w:ascii="仿宋" w:eastAsia="仿宋" w:hAnsi="仿宋" w:hint="eastAsia"/>
          <w:sz w:val="24"/>
          <w:rPrChange w:id="81" w:author="璇 罗" w:date="2026-05-02T20:39:00Z" w16du:dateUtc="2026-05-02T12:39:00Z">
            <w:rPr>
              <w:rFonts w:ascii="仿宋_GB2312" w:hint="eastAsia"/>
              <w:szCs w:val="32"/>
            </w:rPr>
          </w:rPrChange>
        </w:rPr>
        <w:t>益指函</w:t>
      </w:r>
      <w:proofErr w:type="gramEnd"/>
      <w:r w:rsidRPr="000743D9">
        <w:rPr>
          <w:rFonts w:ascii="仿宋" w:eastAsia="仿宋" w:hAnsi="仿宋" w:hint="eastAsia"/>
          <w:sz w:val="24"/>
          <w:rPrChange w:id="82" w:author="璇 罗" w:date="2026-05-02T20:39:00Z" w16du:dateUtc="2026-05-02T12:39:00Z">
            <w:rPr>
              <w:rFonts w:ascii="仿宋_GB2312" w:hint="eastAsia"/>
              <w:szCs w:val="32"/>
            </w:rPr>
          </w:rPrChange>
        </w:rPr>
        <w:t>〔2021〕98号）收悉。</w:t>
      </w:r>
      <w:proofErr w:type="gramStart"/>
      <w:r w:rsidRPr="000743D9">
        <w:rPr>
          <w:rFonts w:ascii="仿宋" w:eastAsia="仿宋" w:hAnsi="仿宋" w:hint="eastAsia"/>
          <w:sz w:val="24"/>
          <w:rPrChange w:id="83" w:author="璇 罗" w:date="2026-05-02T20:39:00Z" w16du:dateUtc="2026-05-02T12:39:00Z">
            <w:rPr>
              <w:rFonts w:ascii="仿宋_GB2312" w:hint="eastAsia"/>
              <w:szCs w:val="32"/>
            </w:rPr>
          </w:rPrChange>
        </w:rPr>
        <w:t>感谢贵指对</w:t>
      </w:r>
      <w:proofErr w:type="gramEnd"/>
      <w:r w:rsidRPr="000743D9">
        <w:rPr>
          <w:rFonts w:ascii="仿宋" w:eastAsia="仿宋" w:hAnsi="仿宋" w:hint="eastAsia"/>
          <w:sz w:val="24"/>
          <w:rPrChange w:id="84" w:author="璇 罗" w:date="2026-05-02T20:39:00Z" w16du:dateUtc="2026-05-02T12:39:00Z">
            <w:rPr>
              <w:rFonts w:ascii="仿宋_GB2312" w:hint="eastAsia"/>
              <w:szCs w:val="32"/>
            </w:rPr>
          </w:rPrChange>
        </w:rPr>
        <w:t>我集团公司的关心、支持和帮助。对于来函事项，我集团公司高度重视，立即要求总部有关部门、项目部及参建公司迅速研究对策、制定措施。现将有关事项函复如下：</w:t>
      </w:r>
    </w:p>
    <w:p w14:paraId="386714CE" w14:textId="77777777" w:rsidR="00892DDE" w:rsidRPr="000743D9" w:rsidRDefault="00000000">
      <w:pPr>
        <w:spacing w:line="560" w:lineRule="exact"/>
        <w:ind w:firstLineChars="200" w:firstLine="464"/>
        <w:rPr>
          <w:rFonts w:ascii="仿宋" w:eastAsia="仿宋" w:hAnsi="仿宋" w:cs="黑体" w:hint="eastAsia"/>
          <w:sz w:val="24"/>
          <w:rPrChange w:id="85" w:author="璇 罗" w:date="2026-05-02T20:39:00Z" w16du:dateUtc="2026-05-02T12:39:00Z">
            <w:rPr>
              <w:rFonts w:ascii="黑体" w:eastAsia="黑体" w:hAnsi="黑体" w:cs="黑体" w:hint="eastAsia"/>
              <w:szCs w:val="32"/>
            </w:rPr>
          </w:rPrChange>
        </w:rPr>
      </w:pPr>
      <w:r w:rsidRPr="000743D9">
        <w:rPr>
          <w:rFonts w:ascii="仿宋" w:eastAsia="仿宋" w:hAnsi="仿宋" w:cs="黑体" w:hint="eastAsia"/>
          <w:sz w:val="24"/>
          <w:rPrChange w:id="86" w:author="璇 罗" w:date="2026-05-02T20:39:00Z" w16du:dateUtc="2026-05-02T12:39:00Z">
            <w:rPr>
              <w:rFonts w:ascii="黑体" w:eastAsia="黑体" w:hAnsi="黑体" w:cs="黑体" w:hint="eastAsia"/>
              <w:szCs w:val="32"/>
            </w:rPr>
          </w:rPrChange>
        </w:rPr>
        <w:t>一、加强组织领导，推进现场施工</w:t>
      </w:r>
    </w:p>
    <w:p w14:paraId="6595EF8F" w14:textId="77777777" w:rsidR="00892DDE" w:rsidRPr="000743D9" w:rsidRDefault="00000000">
      <w:pPr>
        <w:spacing w:line="560" w:lineRule="exact"/>
        <w:ind w:firstLineChars="200" w:firstLine="464"/>
        <w:rPr>
          <w:rFonts w:ascii="仿宋" w:eastAsia="仿宋" w:hAnsi="仿宋"/>
          <w:sz w:val="24"/>
          <w:rPrChange w:id="87" w:author="璇 罗" w:date="2026-05-02T20:39:00Z" w16du:dateUtc="2026-05-02T12:39:00Z">
            <w:rPr>
              <w:rFonts w:ascii="仿宋_GB2312"/>
              <w:szCs w:val="32"/>
            </w:rPr>
          </w:rPrChange>
        </w:rPr>
      </w:pPr>
      <w:r w:rsidRPr="000743D9">
        <w:rPr>
          <w:rFonts w:ascii="仿宋" w:eastAsia="仿宋" w:hAnsi="仿宋" w:hint="eastAsia"/>
          <w:sz w:val="24"/>
          <w:rPrChange w:id="88" w:author="璇 罗" w:date="2026-05-02T20:39:00Z" w16du:dateUtc="2026-05-02T12:39:00Z">
            <w:rPr>
              <w:rFonts w:ascii="仿宋_GB2312" w:hint="eastAsia"/>
              <w:szCs w:val="32"/>
            </w:rPr>
          </w:rPrChange>
        </w:rPr>
        <w:t>集团公司成立</w:t>
      </w:r>
      <w:proofErr w:type="gramStart"/>
      <w:r w:rsidRPr="000743D9">
        <w:rPr>
          <w:rFonts w:ascii="仿宋" w:eastAsia="仿宋" w:hAnsi="仿宋" w:hint="eastAsia"/>
          <w:sz w:val="24"/>
          <w:rPrChange w:id="89" w:author="璇 罗" w:date="2026-05-02T20:39:00Z" w16du:dateUtc="2026-05-02T12:39:00Z">
            <w:rPr>
              <w:rFonts w:ascii="仿宋_GB2312" w:hint="eastAsia"/>
              <w:szCs w:val="32"/>
            </w:rPr>
          </w:rPrChange>
        </w:rPr>
        <w:t>常益长项目</w:t>
      </w:r>
      <w:proofErr w:type="gramEnd"/>
      <w:r w:rsidRPr="000743D9">
        <w:rPr>
          <w:rFonts w:ascii="仿宋" w:eastAsia="仿宋" w:hAnsi="仿宋" w:hint="eastAsia"/>
          <w:sz w:val="24"/>
          <w:rPrChange w:id="90" w:author="璇 罗" w:date="2026-05-02T20:39:00Z" w16du:dateUtc="2026-05-02T12:39:00Z">
            <w:rPr>
              <w:rFonts w:ascii="仿宋_GB2312" w:hint="eastAsia"/>
              <w:szCs w:val="32"/>
            </w:rPr>
          </w:rPrChange>
        </w:rPr>
        <w:t>督导工作组，入驻施工现场，督促无</w:t>
      </w:r>
      <w:proofErr w:type="gramStart"/>
      <w:r w:rsidRPr="000743D9">
        <w:rPr>
          <w:rFonts w:ascii="仿宋" w:eastAsia="仿宋" w:hAnsi="仿宋" w:hint="eastAsia"/>
          <w:sz w:val="24"/>
          <w:rPrChange w:id="91" w:author="璇 罗" w:date="2026-05-02T20:39:00Z" w16du:dateUtc="2026-05-02T12:39:00Z">
            <w:rPr>
              <w:rFonts w:ascii="仿宋_GB2312" w:hint="eastAsia"/>
              <w:szCs w:val="32"/>
            </w:rPr>
          </w:rPrChange>
        </w:rPr>
        <w:t>砟</w:t>
      </w:r>
      <w:proofErr w:type="gramEnd"/>
      <w:r w:rsidRPr="000743D9">
        <w:rPr>
          <w:rFonts w:ascii="仿宋" w:eastAsia="仿宋" w:hAnsi="仿宋" w:hint="eastAsia"/>
          <w:sz w:val="24"/>
          <w:rPrChange w:id="92" w:author="璇 罗" w:date="2026-05-02T20:39:00Z" w16du:dateUtc="2026-05-02T12:39:00Z">
            <w:rPr>
              <w:rFonts w:ascii="仿宋_GB2312" w:hint="eastAsia"/>
              <w:szCs w:val="32"/>
            </w:rPr>
          </w:rPrChange>
        </w:rPr>
        <w:t>轨道及相关工程施工进度。</w:t>
      </w:r>
    </w:p>
    <w:p w14:paraId="44144127" w14:textId="77777777" w:rsidR="00892DDE" w:rsidRPr="000743D9" w:rsidRDefault="00000000">
      <w:pPr>
        <w:spacing w:line="560" w:lineRule="exact"/>
        <w:ind w:firstLineChars="200" w:firstLine="464"/>
        <w:rPr>
          <w:rFonts w:ascii="仿宋" w:eastAsia="仿宋" w:hAnsi="仿宋"/>
          <w:sz w:val="24"/>
          <w:rPrChange w:id="93" w:author="璇 罗" w:date="2026-05-02T20:39:00Z" w16du:dateUtc="2026-05-02T12:39:00Z">
            <w:rPr>
              <w:rFonts w:ascii="仿宋_GB2312"/>
              <w:szCs w:val="32"/>
            </w:rPr>
          </w:rPrChange>
        </w:rPr>
      </w:pPr>
      <w:r w:rsidRPr="000743D9">
        <w:rPr>
          <w:rFonts w:ascii="仿宋" w:eastAsia="仿宋" w:hAnsi="仿宋" w:hint="eastAsia"/>
          <w:sz w:val="24"/>
          <w:rPrChange w:id="94" w:author="璇 罗" w:date="2026-05-02T20:39:00Z" w16du:dateUtc="2026-05-02T12:39:00Z">
            <w:rPr>
              <w:rFonts w:ascii="仿宋_GB2312" w:hint="eastAsia"/>
              <w:szCs w:val="32"/>
            </w:rPr>
          </w:rPrChange>
        </w:rPr>
        <w:t>组  长：傅思亮  集团公司副总工程师</w:t>
      </w:r>
    </w:p>
    <w:p w14:paraId="581446D7" w14:textId="77777777" w:rsidR="00892DDE" w:rsidRPr="000743D9" w:rsidRDefault="00000000">
      <w:pPr>
        <w:spacing w:line="560" w:lineRule="exact"/>
        <w:ind w:firstLineChars="200" w:firstLine="464"/>
        <w:rPr>
          <w:rFonts w:ascii="仿宋" w:eastAsia="仿宋" w:hAnsi="仿宋"/>
          <w:sz w:val="24"/>
          <w:rPrChange w:id="95" w:author="璇 罗" w:date="2026-05-02T20:39:00Z" w16du:dateUtc="2026-05-02T12:39:00Z">
            <w:rPr>
              <w:rFonts w:ascii="仿宋_GB2312"/>
              <w:szCs w:val="32"/>
            </w:rPr>
          </w:rPrChange>
        </w:rPr>
      </w:pPr>
      <w:r w:rsidRPr="000743D9">
        <w:rPr>
          <w:rFonts w:ascii="仿宋" w:eastAsia="仿宋" w:hAnsi="仿宋" w:hint="eastAsia"/>
          <w:sz w:val="24"/>
          <w:rPrChange w:id="96" w:author="璇 罗" w:date="2026-05-02T20:39:00Z" w16du:dateUtc="2026-05-02T12:39:00Z">
            <w:rPr>
              <w:rFonts w:ascii="仿宋_GB2312" w:hint="eastAsia"/>
              <w:szCs w:val="32"/>
            </w:rPr>
          </w:rPrChange>
        </w:rPr>
        <w:t>副组长：</w:t>
      </w:r>
      <w:proofErr w:type="gramStart"/>
      <w:r w:rsidRPr="000743D9">
        <w:rPr>
          <w:rFonts w:ascii="仿宋" w:eastAsia="仿宋" w:hAnsi="仿宋" w:hint="eastAsia"/>
          <w:sz w:val="24"/>
          <w:rPrChange w:id="97" w:author="璇 罗" w:date="2026-05-02T20:39:00Z" w16du:dateUtc="2026-05-02T12:39:00Z">
            <w:rPr>
              <w:rFonts w:ascii="仿宋_GB2312" w:hint="eastAsia"/>
              <w:szCs w:val="32"/>
            </w:rPr>
          </w:rPrChange>
        </w:rPr>
        <w:t>文永兵</w:t>
      </w:r>
      <w:proofErr w:type="gramEnd"/>
      <w:r w:rsidRPr="000743D9">
        <w:rPr>
          <w:rFonts w:ascii="仿宋" w:eastAsia="仿宋" w:hAnsi="仿宋" w:hint="eastAsia"/>
          <w:sz w:val="24"/>
          <w:rPrChange w:id="98" w:author="璇 罗" w:date="2026-05-02T20:39:00Z" w16du:dateUtc="2026-05-02T12:39:00Z">
            <w:rPr>
              <w:rFonts w:ascii="仿宋_GB2312" w:hint="eastAsia"/>
              <w:szCs w:val="32"/>
            </w:rPr>
          </w:rPrChange>
        </w:rPr>
        <w:t xml:space="preserve">  桥建公司总经理</w:t>
      </w:r>
    </w:p>
    <w:p w14:paraId="1CEE7F7F" w14:textId="77777777" w:rsidR="00892DDE" w:rsidRPr="000743D9" w:rsidRDefault="00000000">
      <w:pPr>
        <w:spacing w:line="560" w:lineRule="exact"/>
        <w:ind w:firstLineChars="200" w:firstLine="464"/>
        <w:rPr>
          <w:rFonts w:ascii="仿宋" w:eastAsia="仿宋" w:hAnsi="仿宋"/>
          <w:sz w:val="24"/>
          <w:rPrChange w:id="99" w:author="璇 罗" w:date="2026-05-02T20:39:00Z" w16du:dateUtc="2026-05-02T12:39:00Z">
            <w:rPr>
              <w:rFonts w:ascii="仿宋_GB2312"/>
              <w:szCs w:val="32"/>
            </w:rPr>
          </w:rPrChange>
        </w:rPr>
      </w:pPr>
      <w:r w:rsidRPr="000743D9">
        <w:rPr>
          <w:rFonts w:ascii="仿宋" w:eastAsia="仿宋" w:hAnsi="仿宋" w:hint="eastAsia"/>
          <w:sz w:val="24"/>
          <w:rPrChange w:id="100" w:author="璇 罗" w:date="2026-05-02T20:39:00Z" w16du:dateUtc="2026-05-02T12:39:00Z">
            <w:rPr>
              <w:rFonts w:ascii="仿宋_GB2312" w:hint="eastAsia"/>
              <w:szCs w:val="32"/>
            </w:rPr>
          </w:rPrChange>
        </w:rPr>
        <w:t>组  员：王  星  周</w:t>
      </w:r>
      <w:proofErr w:type="gramStart"/>
      <w:r w:rsidRPr="000743D9">
        <w:rPr>
          <w:rFonts w:ascii="仿宋" w:eastAsia="仿宋" w:hAnsi="仿宋" w:hint="eastAsia"/>
          <w:sz w:val="24"/>
          <w:rPrChange w:id="101" w:author="璇 罗" w:date="2026-05-02T20:39:00Z" w16du:dateUtc="2026-05-02T12:39:00Z">
            <w:rPr>
              <w:rFonts w:ascii="仿宋_GB2312" w:hint="eastAsia"/>
              <w:szCs w:val="32"/>
            </w:rPr>
          </w:rPrChange>
        </w:rPr>
        <w:t>凤旺  付伟庆</w:t>
      </w:r>
      <w:proofErr w:type="gramEnd"/>
      <w:r w:rsidRPr="000743D9">
        <w:rPr>
          <w:rFonts w:ascii="仿宋" w:eastAsia="仿宋" w:hAnsi="仿宋" w:hint="eastAsia"/>
          <w:sz w:val="24"/>
          <w:rPrChange w:id="102" w:author="璇 罗" w:date="2026-05-02T20:39:00Z" w16du:dateUtc="2026-05-02T12:39:00Z">
            <w:rPr>
              <w:rFonts w:ascii="仿宋_GB2312" w:hint="eastAsia"/>
              <w:szCs w:val="32"/>
            </w:rPr>
          </w:rPrChange>
        </w:rPr>
        <w:t xml:space="preserve">  王  </w:t>
      </w:r>
      <w:proofErr w:type="gramStart"/>
      <w:r w:rsidRPr="000743D9">
        <w:rPr>
          <w:rFonts w:ascii="仿宋" w:eastAsia="仿宋" w:hAnsi="仿宋" w:hint="eastAsia"/>
          <w:sz w:val="24"/>
          <w:rPrChange w:id="103" w:author="璇 罗" w:date="2026-05-02T20:39:00Z" w16du:dateUtc="2026-05-02T12:39:00Z">
            <w:rPr>
              <w:rFonts w:ascii="仿宋_GB2312" w:hint="eastAsia"/>
              <w:szCs w:val="32"/>
            </w:rPr>
          </w:rPrChange>
        </w:rPr>
        <w:t>澄</w:t>
      </w:r>
      <w:proofErr w:type="gramEnd"/>
    </w:p>
    <w:p w14:paraId="049DF95E" w14:textId="77777777" w:rsidR="00892DDE" w:rsidRPr="000743D9" w:rsidRDefault="00000000">
      <w:pPr>
        <w:spacing w:line="560" w:lineRule="exact"/>
        <w:ind w:firstLineChars="200" w:firstLine="464"/>
        <w:rPr>
          <w:rFonts w:ascii="仿宋" w:eastAsia="仿宋" w:hAnsi="仿宋"/>
          <w:sz w:val="24"/>
          <w:rPrChange w:id="104" w:author="璇 罗" w:date="2026-05-02T20:39:00Z" w16du:dateUtc="2026-05-02T12:39:00Z">
            <w:rPr>
              <w:rFonts w:ascii="仿宋_GB2312"/>
              <w:szCs w:val="32"/>
            </w:rPr>
          </w:rPrChange>
        </w:rPr>
      </w:pPr>
      <w:r w:rsidRPr="000743D9">
        <w:rPr>
          <w:rFonts w:ascii="仿宋" w:eastAsia="仿宋" w:hAnsi="仿宋" w:hint="eastAsia"/>
          <w:sz w:val="24"/>
          <w:rPrChange w:id="105" w:author="璇 罗" w:date="2026-05-02T20:39:00Z" w16du:dateUtc="2026-05-02T12:39:00Z">
            <w:rPr>
              <w:rFonts w:ascii="仿宋_GB2312" w:hint="eastAsia"/>
              <w:szCs w:val="32"/>
            </w:rPr>
          </w:rPrChange>
        </w:rPr>
        <w:t>工作组重点关注、持续跟踪该项目</w:t>
      </w:r>
      <w:bookmarkStart w:id="106" w:name="_Hlk81303714"/>
      <w:r w:rsidRPr="000743D9">
        <w:rPr>
          <w:rFonts w:ascii="仿宋" w:eastAsia="仿宋" w:hAnsi="仿宋" w:hint="eastAsia"/>
          <w:sz w:val="24"/>
          <w:rPrChange w:id="107" w:author="璇 罗" w:date="2026-05-02T20:39:00Z" w16du:dateUtc="2026-05-02T12:39:00Z">
            <w:rPr>
              <w:rFonts w:ascii="仿宋_GB2312" w:hint="eastAsia"/>
              <w:szCs w:val="32"/>
            </w:rPr>
          </w:rPrChange>
        </w:rPr>
        <w:t>线下剩余工程及无</w:t>
      </w:r>
      <w:proofErr w:type="gramStart"/>
      <w:r w:rsidRPr="000743D9">
        <w:rPr>
          <w:rFonts w:ascii="仿宋" w:eastAsia="仿宋" w:hAnsi="仿宋" w:hint="eastAsia"/>
          <w:sz w:val="24"/>
          <w:rPrChange w:id="108" w:author="璇 罗" w:date="2026-05-02T20:39:00Z" w16du:dateUtc="2026-05-02T12:39:00Z">
            <w:rPr>
              <w:rFonts w:ascii="仿宋_GB2312" w:hint="eastAsia"/>
              <w:szCs w:val="32"/>
            </w:rPr>
          </w:rPrChange>
        </w:rPr>
        <w:t>砟</w:t>
      </w:r>
      <w:proofErr w:type="gramEnd"/>
      <w:r w:rsidRPr="000743D9">
        <w:rPr>
          <w:rFonts w:ascii="仿宋" w:eastAsia="仿宋" w:hAnsi="仿宋" w:hint="eastAsia"/>
          <w:sz w:val="24"/>
          <w:rPrChange w:id="109" w:author="璇 罗" w:date="2026-05-02T20:39:00Z" w16du:dateUtc="2026-05-02T12:39:00Z">
            <w:rPr>
              <w:rFonts w:ascii="仿宋_GB2312" w:hint="eastAsia"/>
              <w:szCs w:val="32"/>
            </w:rPr>
          </w:rPrChange>
        </w:rPr>
        <w:t>轨道施工</w:t>
      </w:r>
      <w:bookmarkEnd w:id="106"/>
      <w:r w:rsidRPr="000743D9">
        <w:rPr>
          <w:rFonts w:ascii="仿宋" w:eastAsia="仿宋" w:hAnsi="仿宋" w:hint="eastAsia"/>
          <w:sz w:val="24"/>
          <w:rPrChange w:id="110" w:author="璇 罗" w:date="2026-05-02T20:39:00Z" w16du:dateUtc="2026-05-02T12:39:00Z">
            <w:rPr>
              <w:rFonts w:ascii="仿宋_GB2312" w:hint="eastAsia"/>
              <w:szCs w:val="32"/>
            </w:rPr>
          </w:rPrChange>
        </w:rPr>
        <w:t>进展。督促参建公司加强对</w:t>
      </w:r>
      <w:proofErr w:type="gramStart"/>
      <w:r w:rsidRPr="000743D9">
        <w:rPr>
          <w:rFonts w:ascii="仿宋" w:eastAsia="仿宋" w:hAnsi="仿宋" w:hint="eastAsia"/>
          <w:sz w:val="24"/>
          <w:rPrChange w:id="111" w:author="璇 罗" w:date="2026-05-02T20:39:00Z" w16du:dateUtc="2026-05-02T12:39:00Z">
            <w:rPr>
              <w:rFonts w:ascii="仿宋_GB2312" w:hint="eastAsia"/>
              <w:szCs w:val="32"/>
            </w:rPr>
          </w:rPrChange>
        </w:rPr>
        <w:t>常益长</w:t>
      </w:r>
      <w:proofErr w:type="gramEnd"/>
      <w:r w:rsidRPr="000743D9">
        <w:rPr>
          <w:rFonts w:ascii="仿宋" w:eastAsia="仿宋" w:hAnsi="仿宋" w:hint="eastAsia"/>
          <w:sz w:val="24"/>
          <w:rPrChange w:id="112" w:author="璇 罗" w:date="2026-05-02T20:39:00Z" w16du:dateUtc="2026-05-02T12:39:00Z">
            <w:rPr>
              <w:rFonts w:ascii="仿宋_GB2312" w:hint="eastAsia"/>
              <w:szCs w:val="32"/>
            </w:rPr>
          </w:rPrChange>
        </w:rPr>
        <w:t>铁路5标的管理力度，加大生产资源的投入，确保路基、桥梁剩余附属工程及无</w:t>
      </w:r>
      <w:proofErr w:type="gramStart"/>
      <w:r w:rsidRPr="000743D9">
        <w:rPr>
          <w:rFonts w:ascii="仿宋" w:eastAsia="仿宋" w:hAnsi="仿宋" w:hint="eastAsia"/>
          <w:sz w:val="24"/>
          <w:rPrChange w:id="113" w:author="璇 罗" w:date="2026-05-02T20:39:00Z" w16du:dateUtc="2026-05-02T12:39:00Z">
            <w:rPr>
              <w:rFonts w:ascii="仿宋_GB2312" w:hint="eastAsia"/>
              <w:szCs w:val="32"/>
            </w:rPr>
          </w:rPrChange>
        </w:rPr>
        <w:t>砟</w:t>
      </w:r>
      <w:proofErr w:type="gramEnd"/>
      <w:r w:rsidRPr="000743D9">
        <w:rPr>
          <w:rFonts w:ascii="仿宋" w:eastAsia="仿宋" w:hAnsi="仿宋" w:hint="eastAsia"/>
          <w:sz w:val="24"/>
          <w:rPrChange w:id="114" w:author="璇 罗" w:date="2026-05-02T20:39:00Z" w16du:dateUtc="2026-05-02T12:39:00Z">
            <w:rPr>
              <w:rFonts w:ascii="仿宋_GB2312" w:hint="eastAsia"/>
              <w:szCs w:val="32"/>
            </w:rPr>
          </w:rPrChange>
        </w:rPr>
        <w:t>轨道作业队伍、设备、周转材料、技术管理力量满足现场施工需要。</w:t>
      </w:r>
      <w:bookmarkStart w:id="115" w:name="_Hlk81316042"/>
      <w:r w:rsidRPr="000743D9">
        <w:rPr>
          <w:rFonts w:ascii="仿宋" w:eastAsia="仿宋" w:hAnsi="仿宋" w:hint="eastAsia"/>
          <w:sz w:val="24"/>
          <w:rPrChange w:id="116" w:author="璇 罗" w:date="2026-05-02T20:39:00Z" w16du:dateUtc="2026-05-02T12:39:00Z">
            <w:rPr>
              <w:rFonts w:ascii="仿宋_GB2312" w:hint="eastAsia"/>
              <w:szCs w:val="32"/>
            </w:rPr>
          </w:rPrChange>
        </w:rPr>
        <w:t>督促项目部及相关分部</w:t>
      </w:r>
      <w:bookmarkEnd w:id="115"/>
      <w:r w:rsidRPr="000743D9">
        <w:rPr>
          <w:rFonts w:ascii="仿宋" w:eastAsia="仿宋" w:hAnsi="仿宋" w:hint="eastAsia"/>
          <w:sz w:val="24"/>
          <w:rPrChange w:id="117" w:author="璇 罗" w:date="2026-05-02T20:39:00Z" w16du:dateUtc="2026-05-02T12:39:00Z">
            <w:rPr>
              <w:rFonts w:ascii="仿宋_GB2312" w:hint="eastAsia"/>
              <w:szCs w:val="32"/>
            </w:rPr>
          </w:rPrChange>
        </w:rPr>
        <w:t>认真做好沉降观测和</w:t>
      </w:r>
      <w:r w:rsidRPr="000743D9">
        <w:rPr>
          <w:rFonts w:ascii="仿宋" w:eastAsia="仿宋" w:hAnsi="仿宋" w:cs="宋体" w:hint="eastAsia"/>
          <w:sz w:val="24"/>
          <w:rPrChange w:id="118" w:author="璇 罗" w:date="2026-05-02T20:39:00Z" w16du:dateUtc="2026-05-02T12:39:00Z">
            <w:rPr>
              <w:rFonts w:ascii="宋体" w:eastAsia="宋体" w:hAnsi="宋体" w:cs="宋体" w:hint="eastAsia"/>
              <w:szCs w:val="32"/>
            </w:rPr>
          </w:rPrChange>
        </w:rPr>
        <w:t>CPⅢ</w:t>
      </w:r>
      <w:r w:rsidRPr="000743D9">
        <w:rPr>
          <w:rFonts w:ascii="仿宋" w:eastAsia="仿宋" w:hAnsi="仿宋" w:hint="eastAsia"/>
          <w:sz w:val="24"/>
          <w:rPrChange w:id="119" w:author="璇 罗" w:date="2026-05-02T20:39:00Z" w16du:dateUtc="2026-05-02T12:39:00Z">
            <w:rPr>
              <w:rFonts w:ascii="仿宋_GB2312" w:hint="eastAsia"/>
              <w:szCs w:val="32"/>
            </w:rPr>
          </w:rPrChange>
        </w:rPr>
        <w:t>建网测设工作，及时提报评估申请；加快剩余路基、桥梁附属工程施工进度，及时申请单位工程验收，确保各区段无</w:t>
      </w:r>
      <w:proofErr w:type="gramStart"/>
      <w:r w:rsidRPr="000743D9">
        <w:rPr>
          <w:rFonts w:ascii="仿宋" w:eastAsia="仿宋" w:hAnsi="仿宋" w:hint="eastAsia"/>
          <w:sz w:val="24"/>
          <w:rPrChange w:id="120" w:author="璇 罗" w:date="2026-05-02T20:39:00Z" w16du:dateUtc="2026-05-02T12:39:00Z">
            <w:rPr>
              <w:rFonts w:ascii="仿宋_GB2312" w:hint="eastAsia"/>
              <w:szCs w:val="32"/>
            </w:rPr>
          </w:rPrChange>
        </w:rPr>
        <w:t>砟</w:t>
      </w:r>
      <w:proofErr w:type="gramEnd"/>
      <w:r w:rsidRPr="000743D9">
        <w:rPr>
          <w:rFonts w:ascii="仿宋" w:eastAsia="仿宋" w:hAnsi="仿宋" w:hint="eastAsia"/>
          <w:sz w:val="24"/>
          <w:rPrChange w:id="121" w:author="璇 罗" w:date="2026-05-02T20:39:00Z" w16du:dateUtc="2026-05-02T12:39:00Z">
            <w:rPr>
              <w:rFonts w:ascii="仿宋_GB2312" w:hint="eastAsia"/>
              <w:szCs w:val="32"/>
            </w:rPr>
          </w:rPrChange>
        </w:rPr>
        <w:t>轨道按时开工以及道岔作业面按期移交。</w:t>
      </w:r>
    </w:p>
    <w:p w14:paraId="3B74308A" w14:textId="77777777" w:rsidR="00892DDE" w:rsidRPr="000743D9" w:rsidRDefault="00000000">
      <w:pPr>
        <w:spacing w:line="560" w:lineRule="exact"/>
        <w:ind w:firstLineChars="200" w:firstLine="464"/>
        <w:rPr>
          <w:rFonts w:ascii="仿宋" w:eastAsia="仿宋" w:hAnsi="仿宋" w:cs="黑体" w:hint="eastAsia"/>
          <w:sz w:val="24"/>
          <w:rPrChange w:id="122" w:author="璇 罗" w:date="2026-05-02T20:39:00Z" w16du:dateUtc="2026-05-02T12:39:00Z">
            <w:rPr>
              <w:rFonts w:ascii="黑体" w:eastAsia="黑体" w:hAnsi="黑体" w:cs="黑体" w:hint="eastAsia"/>
              <w:szCs w:val="32"/>
            </w:rPr>
          </w:rPrChange>
        </w:rPr>
      </w:pPr>
      <w:r w:rsidRPr="000743D9">
        <w:rPr>
          <w:rFonts w:ascii="仿宋" w:eastAsia="仿宋" w:hAnsi="仿宋" w:cs="黑体" w:hint="eastAsia"/>
          <w:sz w:val="24"/>
          <w:rPrChange w:id="123" w:author="璇 罗" w:date="2026-05-02T20:39:00Z" w16du:dateUtc="2026-05-02T12:39:00Z">
            <w:rPr>
              <w:rFonts w:ascii="黑体" w:eastAsia="黑体" w:hAnsi="黑体" w:cs="黑体" w:hint="eastAsia"/>
              <w:szCs w:val="32"/>
            </w:rPr>
          </w:rPrChange>
        </w:rPr>
        <w:t>二、细化工期目标，强化责任落实</w:t>
      </w:r>
    </w:p>
    <w:p w14:paraId="7376EA1B" w14:textId="77777777" w:rsidR="00892DDE" w:rsidRPr="000743D9" w:rsidRDefault="00000000">
      <w:pPr>
        <w:spacing w:line="560" w:lineRule="exact"/>
        <w:ind w:firstLineChars="200" w:firstLine="464"/>
        <w:rPr>
          <w:rFonts w:ascii="仿宋" w:eastAsia="仿宋" w:hAnsi="仿宋"/>
          <w:sz w:val="24"/>
          <w:rPrChange w:id="124" w:author="璇 罗" w:date="2026-05-02T20:39:00Z" w16du:dateUtc="2026-05-02T12:39:00Z">
            <w:rPr>
              <w:rFonts w:ascii="仿宋_GB2312"/>
              <w:szCs w:val="32"/>
            </w:rPr>
          </w:rPrChange>
        </w:rPr>
      </w:pPr>
      <w:r w:rsidRPr="000743D9">
        <w:rPr>
          <w:rFonts w:ascii="仿宋" w:eastAsia="仿宋" w:hAnsi="仿宋" w:hint="eastAsia"/>
          <w:sz w:val="24"/>
          <w:rPrChange w:id="125" w:author="璇 罗" w:date="2026-05-02T20:39:00Z" w16du:dateUtc="2026-05-02T12:39:00Z">
            <w:rPr>
              <w:rFonts w:ascii="仿宋_GB2312" w:hint="eastAsia"/>
              <w:szCs w:val="32"/>
            </w:rPr>
          </w:rPrChange>
        </w:rPr>
        <w:t>根据</w:t>
      </w:r>
      <w:proofErr w:type="gramStart"/>
      <w:r w:rsidRPr="000743D9">
        <w:rPr>
          <w:rFonts w:ascii="仿宋" w:eastAsia="仿宋" w:hAnsi="仿宋" w:hint="eastAsia"/>
          <w:sz w:val="24"/>
          <w:rPrChange w:id="126" w:author="璇 罗" w:date="2026-05-02T20:39:00Z" w16du:dateUtc="2026-05-02T12:39:00Z">
            <w:rPr>
              <w:rFonts w:ascii="仿宋_GB2312" w:hint="eastAsia"/>
              <w:szCs w:val="32"/>
            </w:rPr>
          </w:rPrChange>
        </w:rPr>
        <w:t>常益长</w:t>
      </w:r>
      <w:proofErr w:type="gramEnd"/>
      <w:r w:rsidRPr="000743D9">
        <w:rPr>
          <w:rFonts w:ascii="仿宋" w:eastAsia="仿宋" w:hAnsi="仿宋" w:hint="eastAsia"/>
          <w:sz w:val="24"/>
          <w:rPrChange w:id="127" w:author="璇 罗" w:date="2026-05-02T20:39:00Z" w16du:dateUtc="2026-05-02T12:39:00Z">
            <w:rPr>
              <w:rFonts w:ascii="仿宋_GB2312" w:hint="eastAsia"/>
              <w:szCs w:val="32"/>
            </w:rPr>
          </w:rPrChange>
        </w:rPr>
        <w:t>铁路益阳至长沙段2022年6月底开通目标</w:t>
      </w:r>
      <w:proofErr w:type="gramStart"/>
      <w:r w:rsidRPr="000743D9">
        <w:rPr>
          <w:rFonts w:ascii="仿宋" w:eastAsia="仿宋" w:hAnsi="仿宋" w:hint="eastAsia"/>
          <w:sz w:val="24"/>
          <w:rPrChange w:id="128" w:author="璇 罗" w:date="2026-05-02T20:39:00Z" w16du:dateUtc="2026-05-02T12:39:00Z">
            <w:rPr>
              <w:rFonts w:ascii="仿宋_GB2312" w:hint="eastAsia"/>
              <w:szCs w:val="32"/>
            </w:rPr>
          </w:rPrChange>
        </w:rPr>
        <w:t>以及贵指6月份</w:t>
      </w:r>
      <w:proofErr w:type="gramEnd"/>
      <w:r w:rsidRPr="000743D9">
        <w:rPr>
          <w:rFonts w:ascii="仿宋" w:eastAsia="仿宋" w:hAnsi="仿宋" w:hint="eastAsia"/>
          <w:sz w:val="24"/>
          <w:rPrChange w:id="129" w:author="璇 罗" w:date="2026-05-02T20:39:00Z" w16du:dateUtc="2026-05-02T12:39:00Z">
            <w:rPr>
              <w:rFonts w:ascii="仿宋_GB2312" w:hint="eastAsia"/>
              <w:szCs w:val="32"/>
            </w:rPr>
          </w:rPrChange>
        </w:rPr>
        <w:t>调整的施工组织设计，</w:t>
      </w:r>
      <w:proofErr w:type="gramStart"/>
      <w:r w:rsidRPr="000743D9">
        <w:rPr>
          <w:rFonts w:ascii="仿宋" w:eastAsia="仿宋" w:hAnsi="仿宋" w:hint="eastAsia"/>
          <w:sz w:val="24"/>
          <w:rPrChange w:id="130" w:author="璇 罗" w:date="2026-05-02T20:39:00Z" w16du:dateUtc="2026-05-02T12:39:00Z">
            <w:rPr>
              <w:rFonts w:ascii="仿宋_GB2312" w:hint="eastAsia"/>
              <w:szCs w:val="32"/>
            </w:rPr>
          </w:rPrChange>
        </w:rPr>
        <w:t>按照贵指的</w:t>
      </w:r>
      <w:proofErr w:type="gramEnd"/>
      <w:r w:rsidRPr="000743D9">
        <w:rPr>
          <w:rFonts w:ascii="仿宋" w:eastAsia="仿宋" w:hAnsi="仿宋" w:hint="eastAsia"/>
          <w:sz w:val="24"/>
          <w:rPrChange w:id="131" w:author="璇 罗" w:date="2026-05-02T20:39:00Z" w16du:dateUtc="2026-05-02T12:39:00Z">
            <w:rPr>
              <w:rFonts w:ascii="仿宋_GB2312" w:hint="eastAsia"/>
              <w:szCs w:val="32"/>
            </w:rPr>
          </w:rPrChange>
        </w:rPr>
        <w:t>要求倒排工期，梳理项目剩余工程量，对</w:t>
      </w:r>
      <w:proofErr w:type="gramStart"/>
      <w:r w:rsidRPr="000743D9">
        <w:rPr>
          <w:rFonts w:ascii="仿宋" w:eastAsia="仿宋" w:hAnsi="仿宋" w:hint="eastAsia"/>
          <w:sz w:val="24"/>
          <w:rPrChange w:id="132" w:author="璇 罗" w:date="2026-05-02T20:39:00Z" w16du:dateUtc="2026-05-02T12:39:00Z">
            <w:rPr>
              <w:rFonts w:ascii="仿宋_GB2312" w:hint="eastAsia"/>
              <w:szCs w:val="32"/>
            </w:rPr>
          </w:rPrChange>
        </w:rPr>
        <w:t>贵指制定</w:t>
      </w:r>
      <w:proofErr w:type="gramEnd"/>
      <w:r w:rsidRPr="000743D9">
        <w:rPr>
          <w:rFonts w:ascii="仿宋" w:eastAsia="仿宋" w:hAnsi="仿宋" w:hint="eastAsia"/>
          <w:sz w:val="24"/>
          <w:rPrChange w:id="133" w:author="璇 罗" w:date="2026-05-02T20:39:00Z" w16du:dateUtc="2026-05-02T12:39:00Z">
            <w:rPr>
              <w:rFonts w:ascii="仿宋_GB2312" w:hint="eastAsia"/>
              <w:szCs w:val="32"/>
            </w:rPr>
          </w:rPrChange>
        </w:rPr>
        <w:t>的节点目标进行分解和细化，编制详细的施工进度计划和相应的资源需求计划，并在后续施工中严格</w:t>
      </w:r>
      <w:r w:rsidRPr="000743D9">
        <w:rPr>
          <w:rFonts w:ascii="仿宋" w:eastAsia="仿宋" w:hAnsi="仿宋" w:hint="eastAsia"/>
          <w:sz w:val="24"/>
          <w:rPrChange w:id="134" w:author="璇 罗" w:date="2026-05-02T20:39:00Z" w16du:dateUtc="2026-05-02T12:39:00Z">
            <w:rPr>
              <w:rFonts w:ascii="仿宋_GB2312" w:hint="eastAsia"/>
              <w:szCs w:val="32"/>
            </w:rPr>
          </w:rPrChange>
        </w:rPr>
        <w:lastRenderedPageBreak/>
        <w:t>执行。同时项目部将制定考核办法，实行领导包保责任制，签订考核责任状，对重点工程制定节点工期计划，实行节点工期考核奖罚等措施，确保</w:t>
      </w:r>
      <w:proofErr w:type="gramStart"/>
      <w:r w:rsidRPr="000743D9">
        <w:rPr>
          <w:rFonts w:ascii="仿宋" w:eastAsia="仿宋" w:hAnsi="仿宋" w:hint="eastAsia"/>
          <w:sz w:val="24"/>
          <w:rPrChange w:id="135" w:author="璇 罗" w:date="2026-05-02T20:39:00Z" w16du:dateUtc="2026-05-02T12:39:00Z">
            <w:rPr>
              <w:rFonts w:ascii="仿宋_GB2312" w:hint="eastAsia"/>
              <w:szCs w:val="32"/>
            </w:rPr>
          </w:rPrChange>
        </w:rPr>
        <w:t>按照贵指要求</w:t>
      </w:r>
      <w:proofErr w:type="gramEnd"/>
      <w:r w:rsidRPr="000743D9">
        <w:rPr>
          <w:rFonts w:ascii="仿宋" w:eastAsia="仿宋" w:hAnsi="仿宋" w:hint="eastAsia"/>
          <w:sz w:val="24"/>
          <w:rPrChange w:id="136" w:author="璇 罗" w:date="2026-05-02T20:39:00Z" w16du:dateUtc="2026-05-02T12:39:00Z">
            <w:rPr>
              <w:rFonts w:ascii="仿宋_GB2312" w:hint="eastAsia"/>
              <w:szCs w:val="32"/>
            </w:rPr>
          </w:rPrChange>
        </w:rPr>
        <w:t>完成节点目标。</w:t>
      </w:r>
    </w:p>
    <w:p w14:paraId="3400150E" w14:textId="77777777" w:rsidR="00892DDE" w:rsidRPr="000743D9" w:rsidRDefault="00000000">
      <w:pPr>
        <w:spacing w:line="560" w:lineRule="exact"/>
        <w:ind w:firstLineChars="200" w:firstLine="464"/>
        <w:rPr>
          <w:rFonts w:ascii="仿宋" w:eastAsia="仿宋" w:hAnsi="仿宋" w:cs="黑体" w:hint="eastAsia"/>
          <w:sz w:val="24"/>
          <w:rPrChange w:id="137" w:author="璇 罗" w:date="2026-05-02T20:39:00Z" w16du:dateUtc="2026-05-02T12:39:00Z">
            <w:rPr>
              <w:rFonts w:ascii="黑体" w:eastAsia="黑体" w:hAnsi="黑体" w:cs="黑体" w:hint="eastAsia"/>
              <w:szCs w:val="32"/>
            </w:rPr>
          </w:rPrChange>
        </w:rPr>
      </w:pPr>
      <w:r w:rsidRPr="000743D9">
        <w:rPr>
          <w:rFonts w:ascii="仿宋" w:eastAsia="仿宋" w:hAnsi="仿宋" w:cs="黑体" w:hint="eastAsia"/>
          <w:sz w:val="24"/>
          <w:rPrChange w:id="138" w:author="璇 罗" w:date="2026-05-02T20:39:00Z" w16du:dateUtc="2026-05-02T12:39:00Z">
            <w:rPr>
              <w:rFonts w:ascii="黑体" w:eastAsia="黑体" w:hAnsi="黑体" w:cs="黑体" w:hint="eastAsia"/>
              <w:szCs w:val="32"/>
            </w:rPr>
          </w:rPrChange>
        </w:rPr>
        <w:t>三、</w:t>
      </w:r>
      <w:bookmarkStart w:id="139" w:name="_Hlk81316991"/>
      <w:r w:rsidRPr="000743D9">
        <w:rPr>
          <w:rFonts w:ascii="仿宋" w:eastAsia="仿宋" w:hAnsi="仿宋" w:cs="黑体" w:hint="eastAsia"/>
          <w:sz w:val="24"/>
          <w:rPrChange w:id="140" w:author="璇 罗" w:date="2026-05-02T20:39:00Z" w16du:dateUtc="2026-05-02T12:39:00Z">
            <w:rPr>
              <w:rFonts w:ascii="黑体" w:eastAsia="黑体" w:hAnsi="黑体" w:cs="黑体" w:hint="eastAsia"/>
              <w:szCs w:val="32"/>
            </w:rPr>
          </w:rPrChange>
        </w:rPr>
        <w:t>优化施工组织，加大资源</w:t>
      </w:r>
      <w:bookmarkEnd w:id="139"/>
      <w:r w:rsidRPr="000743D9">
        <w:rPr>
          <w:rFonts w:ascii="仿宋" w:eastAsia="仿宋" w:hAnsi="仿宋" w:cs="黑体" w:hint="eastAsia"/>
          <w:sz w:val="24"/>
          <w:rPrChange w:id="141" w:author="璇 罗" w:date="2026-05-02T20:39:00Z" w16du:dateUtc="2026-05-02T12:39:00Z">
            <w:rPr>
              <w:rFonts w:ascii="黑体" w:eastAsia="黑体" w:hAnsi="黑体" w:cs="黑体" w:hint="eastAsia"/>
              <w:szCs w:val="32"/>
            </w:rPr>
          </w:rPrChange>
        </w:rPr>
        <w:t>投入</w:t>
      </w:r>
    </w:p>
    <w:p w14:paraId="02348EAF" w14:textId="77777777" w:rsidR="00892DDE" w:rsidRPr="000743D9" w:rsidRDefault="00000000">
      <w:pPr>
        <w:spacing w:line="560" w:lineRule="exact"/>
        <w:ind w:firstLineChars="200" w:firstLine="464"/>
        <w:rPr>
          <w:rFonts w:ascii="仿宋" w:eastAsia="仿宋" w:hAnsi="仿宋"/>
          <w:sz w:val="24"/>
          <w:rPrChange w:id="142" w:author="璇 罗" w:date="2026-05-02T20:39:00Z" w16du:dateUtc="2026-05-02T12:39:00Z">
            <w:rPr>
              <w:rFonts w:ascii="仿宋_GB2312"/>
              <w:szCs w:val="32"/>
            </w:rPr>
          </w:rPrChange>
        </w:rPr>
      </w:pPr>
      <w:r w:rsidRPr="000743D9">
        <w:rPr>
          <w:rFonts w:ascii="仿宋" w:eastAsia="仿宋" w:hAnsi="仿宋" w:hint="eastAsia"/>
          <w:sz w:val="24"/>
          <w:rPrChange w:id="143" w:author="璇 罗" w:date="2026-05-02T20:39:00Z" w16du:dateUtc="2026-05-02T12:39:00Z">
            <w:rPr>
              <w:rFonts w:ascii="仿宋_GB2312" w:hint="eastAsia"/>
              <w:szCs w:val="32"/>
            </w:rPr>
          </w:rPrChange>
        </w:rPr>
        <w:t>进一步优化施工组织，细化每个区段无</w:t>
      </w:r>
      <w:proofErr w:type="gramStart"/>
      <w:r w:rsidRPr="000743D9">
        <w:rPr>
          <w:rFonts w:ascii="仿宋" w:eastAsia="仿宋" w:hAnsi="仿宋" w:hint="eastAsia"/>
          <w:sz w:val="24"/>
          <w:rPrChange w:id="144" w:author="璇 罗" w:date="2026-05-02T20:39:00Z" w16du:dateUtc="2026-05-02T12:39:00Z">
            <w:rPr>
              <w:rFonts w:ascii="仿宋_GB2312" w:hint="eastAsia"/>
              <w:szCs w:val="32"/>
            </w:rPr>
          </w:rPrChange>
        </w:rPr>
        <w:t>砟</w:t>
      </w:r>
      <w:proofErr w:type="gramEnd"/>
      <w:r w:rsidRPr="000743D9">
        <w:rPr>
          <w:rFonts w:ascii="仿宋" w:eastAsia="仿宋" w:hAnsi="仿宋" w:hint="eastAsia"/>
          <w:sz w:val="24"/>
          <w:rPrChange w:id="145" w:author="璇 罗" w:date="2026-05-02T20:39:00Z" w16du:dateUtc="2026-05-02T12:39:00Z">
            <w:rPr>
              <w:rFonts w:ascii="仿宋_GB2312" w:hint="eastAsia"/>
              <w:szCs w:val="32"/>
            </w:rPr>
          </w:rPrChange>
        </w:rPr>
        <w:t>轨道施工方案，针对目前现场滞后情况及时优化调整资源配置，加大后期无</w:t>
      </w:r>
      <w:proofErr w:type="gramStart"/>
      <w:r w:rsidRPr="000743D9">
        <w:rPr>
          <w:rFonts w:ascii="仿宋" w:eastAsia="仿宋" w:hAnsi="仿宋" w:hint="eastAsia"/>
          <w:sz w:val="24"/>
          <w:rPrChange w:id="146" w:author="璇 罗" w:date="2026-05-02T20:39:00Z" w16du:dateUtc="2026-05-02T12:39:00Z">
            <w:rPr>
              <w:rFonts w:ascii="仿宋_GB2312" w:hint="eastAsia"/>
              <w:szCs w:val="32"/>
            </w:rPr>
          </w:rPrChange>
        </w:rPr>
        <w:t>砟</w:t>
      </w:r>
      <w:proofErr w:type="gramEnd"/>
      <w:r w:rsidRPr="000743D9">
        <w:rPr>
          <w:rFonts w:ascii="仿宋" w:eastAsia="仿宋" w:hAnsi="仿宋" w:hint="eastAsia"/>
          <w:sz w:val="24"/>
          <w:rPrChange w:id="147" w:author="璇 罗" w:date="2026-05-02T20:39:00Z" w16du:dateUtc="2026-05-02T12:39:00Z">
            <w:rPr>
              <w:rFonts w:ascii="仿宋_GB2312" w:hint="eastAsia"/>
              <w:szCs w:val="32"/>
            </w:rPr>
          </w:rPrChange>
        </w:rPr>
        <w:t>轨道所需作业人员、机械设备、模板工装、测量仪器等资源投入。重点增加无</w:t>
      </w:r>
      <w:proofErr w:type="gramStart"/>
      <w:r w:rsidRPr="000743D9">
        <w:rPr>
          <w:rFonts w:ascii="仿宋" w:eastAsia="仿宋" w:hAnsi="仿宋" w:hint="eastAsia"/>
          <w:sz w:val="24"/>
          <w:rPrChange w:id="148" w:author="璇 罗" w:date="2026-05-02T20:39:00Z" w16du:dateUtc="2026-05-02T12:39:00Z">
            <w:rPr>
              <w:rFonts w:ascii="仿宋_GB2312" w:hint="eastAsia"/>
              <w:szCs w:val="32"/>
            </w:rPr>
          </w:rPrChange>
        </w:rPr>
        <w:t>砟</w:t>
      </w:r>
      <w:proofErr w:type="gramEnd"/>
      <w:r w:rsidRPr="000743D9">
        <w:rPr>
          <w:rFonts w:ascii="仿宋" w:eastAsia="仿宋" w:hAnsi="仿宋" w:hint="eastAsia"/>
          <w:sz w:val="24"/>
          <w:rPrChange w:id="149" w:author="璇 罗" w:date="2026-05-02T20:39:00Z" w16du:dateUtc="2026-05-02T12:39:00Z">
            <w:rPr>
              <w:rFonts w:ascii="仿宋_GB2312" w:hint="eastAsia"/>
              <w:szCs w:val="32"/>
            </w:rPr>
          </w:rPrChange>
        </w:rPr>
        <w:t>轨道施工技术管理力量，适时从其他项目抽调有无</w:t>
      </w:r>
      <w:proofErr w:type="gramStart"/>
      <w:r w:rsidRPr="000743D9">
        <w:rPr>
          <w:rFonts w:ascii="仿宋" w:eastAsia="仿宋" w:hAnsi="仿宋" w:hint="eastAsia"/>
          <w:sz w:val="24"/>
          <w:rPrChange w:id="150" w:author="璇 罗" w:date="2026-05-02T20:39:00Z" w16du:dateUtc="2026-05-02T12:39:00Z">
            <w:rPr>
              <w:rFonts w:ascii="仿宋_GB2312" w:hint="eastAsia"/>
              <w:szCs w:val="32"/>
            </w:rPr>
          </w:rPrChange>
        </w:rPr>
        <w:t>砟</w:t>
      </w:r>
      <w:proofErr w:type="gramEnd"/>
      <w:r w:rsidRPr="000743D9">
        <w:rPr>
          <w:rFonts w:ascii="仿宋" w:eastAsia="仿宋" w:hAnsi="仿宋" w:hint="eastAsia"/>
          <w:sz w:val="24"/>
          <w:rPrChange w:id="151" w:author="璇 罗" w:date="2026-05-02T20:39:00Z" w16du:dateUtc="2026-05-02T12:39:00Z">
            <w:rPr>
              <w:rFonts w:ascii="仿宋_GB2312" w:hint="eastAsia"/>
              <w:szCs w:val="32"/>
            </w:rPr>
          </w:rPrChange>
        </w:rPr>
        <w:t>轨道施工经验的技术人员充实到本项目，加强现场施工技术管理。</w:t>
      </w:r>
    </w:p>
    <w:p w14:paraId="355285D3" w14:textId="77777777" w:rsidR="00892DDE" w:rsidRPr="000743D9" w:rsidRDefault="00000000">
      <w:pPr>
        <w:spacing w:line="560" w:lineRule="exact"/>
        <w:ind w:firstLineChars="200" w:firstLine="464"/>
        <w:rPr>
          <w:rFonts w:ascii="仿宋" w:eastAsia="仿宋" w:hAnsi="仿宋" w:cs="黑体" w:hint="eastAsia"/>
          <w:sz w:val="24"/>
          <w:rPrChange w:id="152" w:author="璇 罗" w:date="2026-05-02T20:39:00Z" w16du:dateUtc="2026-05-02T12:39:00Z">
            <w:rPr>
              <w:rFonts w:ascii="黑体" w:eastAsia="黑体" w:hAnsi="黑体" w:cs="黑体" w:hint="eastAsia"/>
              <w:szCs w:val="32"/>
            </w:rPr>
          </w:rPrChange>
        </w:rPr>
      </w:pPr>
      <w:r w:rsidRPr="000743D9">
        <w:rPr>
          <w:rFonts w:ascii="仿宋" w:eastAsia="仿宋" w:hAnsi="仿宋" w:cs="黑体" w:hint="eastAsia"/>
          <w:sz w:val="24"/>
          <w:rPrChange w:id="153" w:author="璇 罗" w:date="2026-05-02T20:39:00Z" w16du:dateUtc="2026-05-02T12:39:00Z">
            <w:rPr>
              <w:rFonts w:ascii="黑体" w:eastAsia="黑体" w:hAnsi="黑体" w:cs="黑体" w:hint="eastAsia"/>
              <w:szCs w:val="32"/>
            </w:rPr>
          </w:rPrChange>
        </w:rPr>
        <w:t>四、加大协调力度，落实牵头责任</w:t>
      </w:r>
    </w:p>
    <w:p w14:paraId="39E4B69D" w14:textId="77777777" w:rsidR="00892DDE" w:rsidRPr="000743D9" w:rsidRDefault="00000000">
      <w:pPr>
        <w:spacing w:line="560" w:lineRule="exact"/>
        <w:ind w:firstLineChars="200" w:firstLine="464"/>
        <w:rPr>
          <w:rFonts w:ascii="仿宋" w:eastAsia="仿宋" w:hAnsi="仿宋"/>
          <w:sz w:val="24"/>
          <w:rPrChange w:id="154" w:author="璇 罗" w:date="2026-05-02T20:39:00Z" w16du:dateUtc="2026-05-02T12:39:00Z">
            <w:rPr>
              <w:rFonts w:ascii="仿宋_GB2312"/>
              <w:szCs w:val="32"/>
            </w:rPr>
          </w:rPrChange>
        </w:rPr>
      </w:pPr>
      <w:r w:rsidRPr="000743D9">
        <w:rPr>
          <w:rFonts w:ascii="仿宋" w:eastAsia="仿宋" w:hAnsi="仿宋" w:hint="eastAsia"/>
          <w:sz w:val="24"/>
          <w:rPrChange w:id="155" w:author="璇 罗" w:date="2026-05-02T20:39:00Z" w16du:dateUtc="2026-05-02T12:39:00Z">
            <w:rPr>
              <w:rFonts w:ascii="仿宋_GB2312" w:hint="eastAsia"/>
              <w:szCs w:val="32"/>
            </w:rPr>
          </w:rPrChange>
        </w:rPr>
        <w:t>积极发挥牵头单位作用，加大对湖南路桥剩余工程的帮扶和协调力度，内部调整部分路基、桥梁剩余工程施工任务划分，协助湖南路</w:t>
      </w:r>
      <w:proofErr w:type="gramStart"/>
      <w:r w:rsidRPr="000743D9">
        <w:rPr>
          <w:rFonts w:ascii="仿宋" w:eastAsia="仿宋" w:hAnsi="仿宋" w:hint="eastAsia"/>
          <w:sz w:val="24"/>
          <w:rPrChange w:id="156" w:author="璇 罗" w:date="2026-05-02T20:39:00Z" w16du:dateUtc="2026-05-02T12:39:00Z">
            <w:rPr>
              <w:rFonts w:ascii="仿宋_GB2312" w:hint="eastAsia"/>
              <w:szCs w:val="32"/>
            </w:rPr>
          </w:rPrChange>
        </w:rPr>
        <w:t>桥完成</w:t>
      </w:r>
      <w:proofErr w:type="gramEnd"/>
      <w:r w:rsidRPr="000743D9">
        <w:rPr>
          <w:rFonts w:ascii="仿宋" w:eastAsia="仿宋" w:hAnsi="仿宋" w:hint="eastAsia"/>
          <w:sz w:val="24"/>
          <w:rPrChange w:id="157" w:author="璇 罗" w:date="2026-05-02T20:39:00Z" w16du:dateUtc="2026-05-02T12:39:00Z">
            <w:rPr>
              <w:rFonts w:ascii="仿宋_GB2312" w:hint="eastAsia"/>
              <w:szCs w:val="32"/>
            </w:rPr>
          </w:rPrChange>
        </w:rPr>
        <w:t>影响无</w:t>
      </w:r>
      <w:proofErr w:type="gramStart"/>
      <w:r w:rsidRPr="000743D9">
        <w:rPr>
          <w:rFonts w:ascii="仿宋" w:eastAsia="仿宋" w:hAnsi="仿宋" w:hint="eastAsia"/>
          <w:sz w:val="24"/>
          <w:rPrChange w:id="158" w:author="璇 罗" w:date="2026-05-02T20:39:00Z" w16du:dateUtc="2026-05-02T12:39:00Z">
            <w:rPr>
              <w:rFonts w:ascii="仿宋_GB2312" w:hint="eastAsia"/>
              <w:szCs w:val="32"/>
            </w:rPr>
          </w:rPrChange>
        </w:rPr>
        <w:t>砟</w:t>
      </w:r>
      <w:proofErr w:type="gramEnd"/>
      <w:r w:rsidRPr="000743D9">
        <w:rPr>
          <w:rFonts w:ascii="仿宋" w:eastAsia="仿宋" w:hAnsi="仿宋" w:hint="eastAsia"/>
          <w:sz w:val="24"/>
          <w:rPrChange w:id="159" w:author="璇 罗" w:date="2026-05-02T20:39:00Z" w16du:dateUtc="2026-05-02T12:39:00Z">
            <w:rPr>
              <w:rFonts w:ascii="仿宋_GB2312" w:hint="eastAsia"/>
              <w:szCs w:val="32"/>
            </w:rPr>
          </w:rPrChange>
        </w:rPr>
        <w:t>轨道施工的剩余</w:t>
      </w:r>
      <w:proofErr w:type="gramStart"/>
      <w:r w:rsidRPr="000743D9">
        <w:rPr>
          <w:rFonts w:ascii="仿宋" w:eastAsia="仿宋" w:hAnsi="仿宋" w:hint="eastAsia"/>
          <w:sz w:val="24"/>
          <w:rPrChange w:id="160" w:author="璇 罗" w:date="2026-05-02T20:39:00Z" w16du:dateUtc="2026-05-02T12:39:00Z">
            <w:rPr>
              <w:rFonts w:ascii="仿宋_GB2312" w:hint="eastAsia"/>
              <w:szCs w:val="32"/>
            </w:rPr>
          </w:rPrChange>
        </w:rPr>
        <w:t>连续梁桥面系施工</w:t>
      </w:r>
      <w:proofErr w:type="gramEnd"/>
      <w:r w:rsidRPr="000743D9">
        <w:rPr>
          <w:rFonts w:ascii="仿宋" w:eastAsia="仿宋" w:hAnsi="仿宋" w:hint="eastAsia"/>
          <w:sz w:val="24"/>
          <w:rPrChange w:id="161" w:author="璇 罗" w:date="2026-05-02T20:39:00Z" w16du:dateUtc="2026-05-02T12:39:00Z">
            <w:rPr>
              <w:rFonts w:ascii="仿宋_GB2312" w:hint="eastAsia"/>
              <w:szCs w:val="32"/>
            </w:rPr>
          </w:rPrChange>
        </w:rPr>
        <w:t>，督促湖南路</w:t>
      </w:r>
      <w:proofErr w:type="gramStart"/>
      <w:r w:rsidRPr="000743D9">
        <w:rPr>
          <w:rFonts w:ascii="仿宋" w:eastAsia="仿宋" w:hAnsi="仿宋" w:hint="eastAsia"/>
          <w:sz w:val="24"/>
          <w:rPrChange w:id="162" w:author="璇 罗" w:date="2026-05-02T20:39:00Z" w16du:dateUtc="2026-05-02T12:39:00Z">
            <w:rPr>
              <w:rFonts w:ascii="仿宋_GB2312" w:hint="eastAsia"/>
              <w:szCs w:val="32"/>
            </w:rPr>
          </w:rPrChange>
        </w:rPr>
        <w:t>桥尽快</w:t>
      </w:r>
      <w:proofErr w:type="gramEnd"/>
      <w:r w:rsidRPr="000743D9">
        <w:rPr>
          <w:rFonts w:ascii="仿宋" w:eastAsia="仿宋" w:hAnsi="仿宋" w:hint="eastAsia"/>
          <w:sz w:val="24"/>
          <w:rPrChange w:id="163" w:author="璇 罗" w:date="2026-05-02T20:39:00Z" w16du:dateUtc="2026-05-02T12:39:00Z">
            <w:rPr>
              <w:rFonts w:ascii="仿宋_GB2312" w:hint="eastAsia"/>
              <w:szCs w:val="32"/>
            </w:rPr>
          </w:rPrChange>
        </w:rPr>
        <w:t>完成路基剩余附属工程施工及单位工程验收，确保影响无</w:t>
      </w:r>
      <w:proofErr w:type="gramStart"/>
      <w:r w:rsidRPr="000743D9">
        <w:rPr>
          <w:rFonts w:ascii="仿宋" w:eastAsia="仿宋" w:hAnsi="仿宋" w:hint="eastAsia"/>
          <w:sz w:val="24"/>
          <w:rPrChange w:id="164" w:author="璇 罗" w:date="2026-05-02T20:39:00Z" w16du:dateUtc="2026-05-02T12:39:00Z">
            <w:rPr>
              <w:rFonts w:ascii="仿宋_GB2312" w:hint="eastAsia"/>
              <w:szCs w:val="32"/>
            </w:rPr>
          </w:rPrChange>
        </w:rPr>
        <w:t>砟</w:t>
      </w:r>
      <w:proofErr w:type="gramEnd"/>
      <w:r w:rsidRPr="000743D9">
        <w:rPr>
          <w:rFonts w:ascii="仿宋" w:eastAsia="仿宋" w:hAnsi="仿宋" w:hint="eastAsia"/>
          <w:sz w:val="24"/>
          <w:rPrChange w:id="165" w:author="璇 罗" w:date="2026-05-02T20:39:00Z" w16du:dateUtc="2026-05-02T12:39:00Z">
            <w:rPr>
              <w:rFonts w:ascii="仿宋_GB2312" w:hint="eastAsia"/>
              <w:szCs w:val="32"/>
            </w:rPr>
          </w:rPrChange>
        </w:rPr>
        <w:t>轨道施工的剩余工程按期完成。</w:t>
      </w:r>
    </w:p>
    <w:p w14:paraId="163E700B" w14:textId="77777777" w:rsidR="00892DDE" w:rsidRPr="000743D9" w:rsidRDefault="00000000">
      <w:pPr>
        <w:spacing w:line="560" w:lineRule="exact"/>
        <w:ind w:firstLineChars="200" w:firstLine="464"/>
        <w:rPr>
          <w:rFonts w:ascii="仿宋" w:eastAsia="仿宋" w:hAnsi="仿宋"/>
          <w:sz w:val="24"/>
          <w:rPrChange w:id="166" w:author="璇 罗" w:date="2026-05-02T20:39:00Z" w16du:dateUtc="2026-05-02T12:39:00Z">
            <w:rPr>
              <w:rFonts w:ascii="仿宋_GB2312"/>
              <w:szCs w:val="32"/>
            </w:rPr>
          </w:rPrChange>
        </w:rPr>
      </w:pPr>
      <w:r w:rsidRPr="000743D9">
        <w:rPr>
          <w:rFonts w:ascii="仿宋" w:eastAsia="仿宋" w:hAnsi="仿宋" w:hint="eastAsia"/>
          <w:sz w:val="24"/>
          <w:rPrChange w:id="167" w:author="璇 罗" w:date="2026-05-02T20:39:00Z" w16du:dateUtc="2026-05-02T12:39:00Z">
            <w:rPr>
              <w:rFonts w:ascii="仿宋_GB2312" w:hint="eastAsia"/>
              <w:szCs w:val="32"/>
            </w:rPr>
          </w:rPrChange>
        </w:rPr>
        <w:t>我集团公司深知</w:t>
      </w:r>
      <w:proofErr w:type="gramStart"/>
      <w:r w:rsidRPr="000743D9">
        <w:rPr>
          <w:rFonts w:ascii="仿宋" w:eastAsia="仿宋" w:hAnsi="仿宋" w:hint="eastAsia"/>
          <w:sz w:val="24"/>
          <w:rPrChange w:id="168" w:author="璇 罗" w:date="2026-05-02T20:39:00Z" w16du:dateUtc="2026-05-02T12:39:00Z">
            <w:rPr>
              <w:rFonts w:ascii="仿宋_GB2312" w:hint="eastAsia"/>
              <w:szCs w:val="32"/>
            </w:rPr>
          </w:rPrChange>
        </w:rPr>
        <w:t>常益长</w:t>
      </w:r>
      <w:proofErr w:type="gramEnd"/>
      <w:r w:rsidRPr="000743D9">
        <w:rPr>
          <w:rFonts w:ascii="仿宋" w:eastAsia="仿宋" w:hAnsi="仿宋" w:hint="eastAsia"/>
          <w:sz w:val="24"/>
          <w:rPrChange w:id="169" w:author="璇 罗" w:date="2026-05-02T20:39:00Z" w16du:dateUtc="2026-05-02T12:39:00Z">
            <w:rPr>
              <w:rFonts w:ascii="仿宋_GB2312" w:hint="eastAsia"/>
              <w:szCs w:val="32"/>
            </w:rPr>
          </w:rPrChange>
        </w:rPr>
        <w:t>铁路项目开通的重要性，将进一步加大对</w:t>
      </w:r>
      <w:proofErr w:type="gramStart"/>
      <w:r w:rsidRPr="000743D9">
        <w:rPr>
          <w:rFonts w:ascii="仿宋" w:eastAsia="仿宋" w:hAnsi="仿宋" w:hint="eastAsia"/>
          <w:sz w:val="24"/>
          <w:rPrChange w:id="170" w:author="璇 罗" w:date="2026-05-02T20:39:00Z" w16du:dateUtc="2026-05-02T12:39:00Z">
            <w:rPr>
              <w:rFonts w:ascii="仿宋_GB2312" w:hint="eastAsia"/>
              <w:szCs w:val="32"/>
            </w:rPr>
          </w:rPrChange>
        </w:rPr>
        <w:t>常益长</w:t>
      </w:r>
      <w:proofErr w:type="gramEnd"/>
      <w:r w:rsidRPr="000743D9">
        <w:rPr>
          <w:rFonts w:ascii="仿宋" w:eastAsia="仿宋" w:hAnsi="仿宋" w:hint="eastAsia"/>
          <w:sz w:val="24"/>
          <w:rPrChange w:id="171" w:author="璇 罗" w:date="2026-05-02T20:39:00Z" w16du:dateUtc="2026-05-02T12:39:00Z">
            <w:rPr>
              <w:rFonts w:ascii="仿宋_GB2312" w:hint="eastAsia"/>
              <w:szCs w:val="32"/>
            </w:rPr>
          </w:rPrChange>
        </w:rPr>
        <w:t>铁路CYCZQ-5标的管理和统筹协调力度，加强检查指导，确保无</w:t>
      </w:r>
      <w:proofErr w:type="gramStart"/>
      <w:r w:rsidRPr="000743D9">
        <w:rPr>
          <w:rFonts w:ascii="仿宋" w:eastAsia="仿宋" w:hAnsi="仿宋" w:hint="eastAsia"/>
          <w:sz w:val="24"/>
          <w:rPrChange w:id="172" w:author="璇 罗" w:date="2026-05-02T20:39:00Z" w16du:dateUtc="2026-05-02T12:39:00Z">
            <w:rPr>
              <w:rFonts w:ascii="仿宋_GB2312" w:hint="eastAsia"/>
              <w:szCs w:val="32"/>
            </w:rPr>
          </w:rPrChange>
        </w:rPr>
        <w:t>砟</w:t>
      </w:r>
      <w:proofErr w:type="gramEnd"/>
      <w:r w:rsidRPr="000743D9">
        <w:rPr>
          <w:rFonts w:ascii="仿宋" w:eastAsia="仿宋" w:hAnsi="仿宋" w:hint="eastAsia"/>
          <w:sz w:val="24"/>
          <w:rPrChange w:id="173" w:author="璇 罗" w:date="2026-05-02T20:39:00Z" w16du:dateUtc="2026-05-02T12:39:00Z">
            <w:rPr>
              <w:rFonts w:ascii="仿宋_GB2312" w:hint="eastAsia"/>
              <w:szCs w:val="32"/>
            </w:rPr>
          </w:rPrChange>
        </w:rPr>
        <w:t>轨道施工快速推进。</w:t>
      </w:r>
      <w:proofErr w:type="gramStart"/>
      <w:r w:rsidRPr="000743D9">
        <w:rPr>
          <w:rFonts w:ascii="仿宋" w:eastAsia="仿宋" w:hAnsi="仿宋" w:hint="eastAsia"/>
          <w:sz w:val="24"/>
          <w:rPrChange w:id="174" w:author="璇 罗" w:date="2026-05-02T20:39:00Z" w16du:dateUtc="2026-05-02T12:39:00Z">
            <w:rPr>
              <w:rFonts w:ascii="仿宋_GB2312" w:hint="eastAsia"/>
              <w:szCs w:val="32"/>
            </w:rPr>
          </w:rPrChange>
        </w:rPr>
        <w:t>恳请贵指继续</w:t>
      </w:r>
      <w:proofErr w:type="gramEnd"/>
      <w:r w:rsidRPr="000743D9">
        <w:rPr>
          <w:rFonts w:ascii="仿宋" w:eastAsia="仿宋" w:hAnsi="仿宋" w:hint="eastAsia"/>
          <w:sz w:val="24"/>
          <w:rPrChange w:id="175" w:author="璇 罗" w:date="2026-05-02T20:39:00Z" w16du:dateUtc="2026-05-02T12:39:00Z">
            <w:rPr>
              <w:rFonts w:ascii="仿宋_GB2312" w:hint="eastAsia"/>
              <w:szCs w:val="32"/>
            </w:rPr>
          </w:rPrChange>
        </w:rPr>
        <w:t xml:space="preserve">给予大力支持、指导和帮助！ </w:t>
      </w:r>
    </w:p>
    <w:p w14:paraId="745D02A7" w14:textId="77777777" w:rsidR="00892DDE" w:rsidRPr="000743D9" w:rsidRDefault="00000000">
      <w:pPr>
        <w:spacing w:line="560" w:lineRule="exact"/>
        <w:ind w:firstLineChars="200" w:firstLine="464"/>
        <w:rPr>
          <w:rFonts w:ascii="仿宋" w:eastAsia="仿宋" w:hAnsi="仿宋"/>
          <w:sz w:val="24"/>
          <w:rPrChange w:id="176" w:author="璇 罗" w:date="2026-05-02T20:39:00Z" w16du:dateUtc="2026-05-02T12:39:00Z">
            <w:rPr>
              <w:rFonts w:ascii="仿宋_GB2312"/>
              <w:szCs w:val="32"/>
            </w:rPr>
          </w:rPrChange>
        </w:rPr>
      </w:pPr>
      <w:r w:rsidRPr="000743D9">
        <w:rPr>
          <w:rFonts w:ascii="仿宋" w:eastAsia="仿宋" w:hAnsi="仿宋" w:hint="eastAsia"/>
          <w:sz w:val="24"/>
          <w:rPrChange w:id="177" w:author="璇 罗" w:date="2026-05-02T20:39:00Z" w16du:dateUtc="2026-05-02T12:39:00Z">
            <w:rPr>
              <w:rFonts w:ascii="仿宋_GB2312" w:hint="eastAsia"/>
              <w:szCs w:val="32"/>
            </w:rPr>
          </w:rPrChange>
        </w:rPr>
        <w:t>特此复函。</w:t>
      </w:r>
    </w:p>
    <w:p w14:paraId="2F3BA466" w14:textId="77777777" w:rsidR="00892DDE" w:rsidRPr="000743D9" w:rsidRDefault="00892DDE">
      <w:pPr>
        <w:spacing w:line="560" w:lineRule="exact"/>
        <w:ind w:firstLineChars="200" w:firstLine="464"/>
        <w:rPr>
          <w:rFonts w:ascii="仿宋" w:eastAsia="仿宋" w:hAnsi="仿宋"/>
          <w:sz w:val="24"/>
          <w:rPrChange w:id="178" w:author="璇 罗" w:date="2026-05-02T20:39:00Z" w16du:dateUtc="2026-05-02T12:39:00Z">
            <w:rPr>
              <w:rFonts w:ascii="仿宋_GB2312"/>
              <w:szCs w:val="32"/>
            </w:rPr>
          </w:rPrChange>
        </w:rPr>
      </w:pPr>
    </w:p>
    <w:p w14:paraId="1E1EADE8" w14:textId="77777777" w:rsidR="00892DDE" w:rsidRPr="000743D9" w:rsidRDefault="00892DDE">
      <w:pPr>
        <w:spacing w:line="560" w:lineRule="exact"/>
        <w:ind w:firstLineChars="200" w:firstLine="464"/>
        <w:rPr>
          <w:rFonts w:ascii="仿宋" w:eastAsia="仿宋" w:hAnsi="仿宋"/>
          <w:sz w:val="24"/>
          <w:rPrChange w:id="179" w:author="璇 罗" w:date="2026-05-02T20:39:00Z" w16du:dateUtc="2026-05-02T12:39:00Z">
            <w:rPr>
              <w:rFonts w:ascii="仿宋_GB2312"/>
              <w:szCs w:val="32"/>
            </w:rPr>
          </w:rPrChange>
        </w:rPr>
      </w:pPr>
    </w:p>
    <w:p w14:paraId="1A025063" w14:textId="77777777" w:rsidR="00892DDE" w:rsidRPr="000743D9" w:rsidRDefault="00892DDE">
      <w:pPr>
        <w:snapToGrid w:val="0"/>
        <w:spacing w:line="560" w:lineRule="exact"/>
        <w:ind w:firstLineChars="1200" w:firstLine="2781"/>
        <w:rPr>
          <w:rFonts w:ascii="仿宋" w:eastAsia="仿宋" w:hAnsi="仿宋"/>
          <w:sz w:val="24"/>
          <w:rPrChange w:id="180" w:author="璇 罗" w:date="2026-05-02T20:39:00Z" w16du:dateUtc="2026-05-02T12:39:00Z">
            <w:rPr>
              <w:rFonts w:ascii="仿宋_GB2312"/>
              <w:szCs w:val="32"/>
            </w:rPr>
          </w:rPrChange>
        </w:rPr>
      </w:pPr>
    </w:p>
    <w:p w14:paraId="65D294CB" w14:textId="77777777" w:rsidR="00892DDE" w:rsidRPr="000743D9" w:rsidRDefault="00000000">
      <w:pPr>
        <w:snapToGrid w:val="0"/>
        <w:spacing w:line="560" w:lineRule="exact"/>
        <w:ind w:firstLineChars="1398" w:firstLine="3240"/>
        <w:rPr>
          <w:rFonts w:ascii="仿宋" w:eastAsia="仿宋" w:hAnsi="仿宋"/>
          <w:sz w:val="24"/>
          <w:rPrChange w:id="181" w:author="璇 罗" w:date="2026-05-02T20:39:00Z" w16du:dateUtc="2026-05-02T12:39:00Z">
            <w:rPr>
              <w:rFonts w:ascii="仿宋_GB2312"/>
              <w:szCs w:val="32"/>
            </w:rPr>
          </w:rPrChange>
        </w:rPr>
      </w:pPr>
      <w:r w:rsidRPr="000743D9">
        <w:rPr>
          <w:rFonts w:ascii="仿宋" w:eastAsia="仿宋" w:hAnsi="仿宋" w:hint="eastAsia"/>
          <w:sz w:val="24"/>
          <w:rPrChange w:id="182" w:author="璇 罗" w:date="2026-05-02T20:39:00Z" w16du:dateUtc="2026-05-02T12:39:00Z">
            <w:rPr>
              <w:rFonts w:ascii="仿宋_GB2312" w:hint="eastAsia"/>
              <w:szCs w:val="32"/>
            </w:rPr>
          </w:rPrChange>
        </w:rPr>
        <w:t>中铁二十四局集团有限公司</w:t>
      </w:r>
    </w:p>
    <w:p w14:paraId="5AA31DBD" w14:textId="77777777" w:rsidR="00892DDE" w:rsidRPr="000743D9" w:rsidRDefault="00000000">
      <w:pPr>
        <w:tabs>
          <w:tab w:val="left" w:pos="7464"/>
        </w:tabs>
        <w:snapToGrid w:val="0"/>
        <w:spacing w:line="560" w:lineRule="exact"/>
        <w:ind w:firstLineChars="1635" w:firstLine="3790"/>
        <w:rPr>
          <w:rFonts w:ascii="仿宋" w:eastAsia="仿宋" w:hAnsi="仿宋"/>
          <w:sz w:val="24"/>
          <w:rPrChange w:id="183" w:author="璇 罗" w:date="2026-05-02T20:39:00Z" w16du:dateUtc="2026-05-02T12:39:00Z">
            <w:rPr>
              <w:rFonts w:ascii="仿宋_GB2312"/>
              <w:szCs w:val="32"/>
            </w:rPr>
          </w:rPrChange>
        </w:rPr>
      </w:pPr>
      <w:r w:rsidRPr="000743D9">
        <w:rPr>
          <w:rFonts w:ascii="仿宋" w:eastAsia="仿宋" w:hAnsi="仿宋" w:hint="eastAsia"/>
          <w:sz w:val="24"/>
          <w:rPrChange w:id="184" w:author="璇 罗" w:date="2026-05-02T20:39:00Z" w16du:dateUtc="2026-05-02T12:39:00Z">
            <w:rPr>
              <w:rFonts w:ascii="仿宋_GB2312" w:hint="eastAsia"/>
              <w:szCs w:val="32"/>
            </w:rPr>
          </w:rPrChange>
        </w:rPr>
        <w:t>202</w:t>
      </w:r>
      <w:r w:rsidRPr="000743D9">
        <w:rPr>
          <w:rFonts w:ascii="仿宋" w:eastAsia="仿宋" w:hAnsi="仿宋"/>
          <w:sz w:val="24"/>
          <w:rPrChange w:id="185" w:author="璇 罗" w:date="2026-05-02T20:39:00Z" w16du:dateUtc="2026-05-02T12:39:00Z">
            <w:rPr>
              <w:rFonts w:ascii="仿宋_GB2312"/>
              <w:szCs w:val="32"/>
            </w:rPr>
          </w:rPrChange>
        </w:rPr>
        <w:t>1</w:t>
      </w:r>
      <w:r w:rsidRPr="000743D9">
        <w:rPr>
          <w:rFonts w:ascii="仿宋" w:eastAsia="仿宋" w:hAnsi="仿宋" w:hint="eastAsia"/>
          <w:sz w:val="24"/>
          <w:rPrChange w:id="186" w:author="璇 罗" w:date="2026-05-02T20:39:00Z" w16du:dateUtc="2026-05-02T12:39:00Z">
            <w:rPr>
              <w:rFonts w:ascii="仿宋_GB2312" w:hint="eastAsia"/>
              <w:szCs w:val="32"/>
            </w:rPr>
          </w:rPrChange>
        </w:rPr>
        <w:t>年9月2日</w:t>
      </w:r>
    </w:p>
    <w:p w14:paraId="3EB8CE60" w14:textId="77777777" w:rsidR="00892DDE" w:rsidRPr="000743D9" w:rsidRDefault="00892DDE">
      <w:pPr>
        <w:spacing w:line="560" w:lineRule="exact"/>
        <w:rPr>
          <w:rFonts w:ascii="仿宋" w:eastAsia="仿宋" w:hAnsi="仿宋"/>
          <w:sz w:val="24"/>
          <w:rPrChange w:id="187" w:author="璇 罗" w:date="2026-05-02T20:39:00Z" w16du:dateUtc="2026-05-02T12:39:00Z">
            <w:rPr>
              <w:rFonts w:ascii="仿宋_GB2312"/>
              <w:szCs w:val="32"/>
            </w:rPr>
          </w:rPrChange>
        </w:rPr>
      </w:pPr>
    </w:p>
    <w:p w14:paraId="52D2163C" w14:textId="77777777" w:rsidR="00892DDE" w:rsidRPr="000743D9" w:rsidRDefault="00892DDE">
      <w:pPr>
        <w:spacing w:line="560" w:lineRule="exact"/>
        <w:rPr>
          <w:rFonts w:ascii="仿宋" w:eastAsia="仿宋" w:hAnsi="仿宋"/>
          <w:sz w:val="24"/>
          <w:rPrChange w:id="188" w:author="璇 罗" w:date="2026-05-02T20:39:00Z" w16du:dateUtc="2026-05-02T12:39:00Z">
            <w:rPr>
              <w:rFonts w:ascii="仿宋_GB2312"/>
              <w:szCs w:val="32"/>
            </w:rPr>
          </w:rPrChange>
        </w:rPr>
      </w:pPr>
    </w:p>
    <w:p w14:paraId="60ABE213" w14:textId="77777777" w:rsidR="00892DDE" w:rsidRPr="000743D9" w:rsidRDefault="00892DDE">
      <w:pPr>
        <w:spacing w:line="560" w:lineRule="exact"/>
        <w:rPr>
          <w:rFonts w:ascii="仿宋" w:eastAsia="仿宋" w:hAnsi="仿宋"/>
          <w:sz w:val="24"/>
          <w:rPrChange w:id="189" w:author="璇 罗" w:date="2026-05-02T20:39:00Z" w16du:dateUtc="2026-05-02T12:39:00Z">
            <w:rPr>
              <w:rFonts w:ascii="仿宋_GB2312"/>
              <w:szCs w:val="32"/>
            </w:rPr>
          </w:rPrChange>
        </w:rPr>
      </w:pPr>
    </w:p>
    <w:p w14:paraId="3D0CCA6B" w14:textId="77777777" w:rsidR="00892DDE" w:rsidRPr="000743D9" w:rsidRDefault="00892DDE">
      <w:pPr>
        <w:spacing w:line="560" w:lineRule="exact"/>
        <w:rPr>
          <w:rFonts w:ascii="仿宋" w:eastAsia="仿宋" w:hAnsi="仿宋"/>
          <w:sz w:val="24"/>
          <w:rPrChange w:id="190" w:author="璇 罗" w:date="2026-05-02T20:39:00Z" w16du:dateUtc="2026-05-02T12:39:00Z">
            <w:rPr>
              <w:rFonts w:ascii="仿宋_GB2312"/>
              <w:szCs w:val="32"/>
            </w:rPr>
          </w:rPrChange>
        </w:rPr>
      </w:pPr>
    </w:p>
    <w:p w14:paraId="2EBE4AB5" w14:textId="77777777" w:rsidR="00892DDE" w:rsidRPr="000743D9" w:rsidRDefault="00892DDE">
      <w:pPr>
        <w:spacing w:line="560" w:lineRule="exact"/>
        <w:rPr>
          <w:rFonts w:ascii="仿宋" w:eastAsia="仿宋" w:hAnsi="仿宋"/>
          <w:sz w:val="24"/>
          <w:rPrChange w:id="191" w:author="璇 罗" w:date="2026-05-02T20:39:00Z" w16du:dateUtc="2026-05-02T12:39:00Z">
            <w:rPr>
              <w:rFonts w:ascii="仿宋_GB2312"/>
              <w:szCs w:val="32"/>
            </w:rPr>
          </w:rPrChange>
        </w:rPr>
      </w:pPr>
    </w:p>
    <w:p w14:paraId="5544C171" w14:textId="77777777" w:rsidR="00892DDE" w:rsidRPr="000743D9" w:rsidRDefault="00892DDE">
      <w:pPr>
        <w:spacing w:line="560" w:lineRule="exact"/>
        <w:rPr>
          <w:rFonts w:ascii="仿宋" w:eastAsia="仿宋" w:hAnsi="仿宋"/>
          <w:sz w:val="24"/>
          <w:rPrChange w:id="192" w:author="璇 罗" w:date="2026-05-02T20:39:00Z" w16du:dateUtc="2026-05-02T12:39:00Z">
            <w:rPr>
              <w:rFonts w:ascii="仿宋_GB2312"/>
              <w:szCs w:val="32"/>
            </w:rPr>
          </w:rPrChange>
        </w:rPr>
      </w:pPr>
    </w:p>
    <w:p w14:paraId="49BDF506" w14:textId="77777777" w:rsidR="00892DDE" w:rsidRPr="000743D9" w:rsidRDefault="00892DDE">
      <w:pPr>
        <w:spacing w:line="560" w:lineRule="exact"/>
        <w:rPr>
          <w:rFonts w:ascii="仿宋" w:eastAsia="仿宋" w:hAnsi="仿宋"/>
          <w:sz w:val="24"/>
          <w:rPrChange w:id="193" w:author="璇 罗" w:date="2026-05-02T20:39:00Z" w16du:dateUtc="2026-05-02T12:39:00Z">
            <w:rPr>
              <w:rFonts w:ascii="仿宋_GB2312"/>
              <w:szCs w:val="32"/>
            </w:rPr>
          </w:rPrChange>
        </w:rPr>
      </w:pPr>
    </w:p>
    <w:p w14:paraId="176DD361" w14:textId="77777777" w:rsidR="00892DDE" w:rsidRPr="000743D9" w:rsidRDefault="00892DDE">
      <w:pPr>
        <w:spacing w:line="560" w:lineRule="exact"/>
        <w:rPr>
          <w:rFonts w:ascii="仿宋" w:eastAsia="仿宋" w:hAnsi="仿宋"/>
          <w:sz w:val="24"/>
          <w:rPrChange w:id="194" w:author="璇 罗" w:date="2026-05-02T20:39:00Z" w16du:dateUtc="2026-05-02T12:39:00Z">
            <w:rPr>
              <w:rFonts w:ascii="仿宋_GB2312"/>
              <w:szCs w:val="32"/>
            </w:rPr>
          </w:rPrChange>
        </w:rPr>
      </w:pPr>
    </w:p>
    <w:p w14:paraId="6B52EECD" w14:textId="77777777" w:rsidR="00892DDE" w:rsidRPr="000743D9" w:rsidRDefault="00892DDE">
      <w:pPr>
        <w:spacing w:line="560" w:lineRule="exact"/>
        <w:rPr>
          <w:rFonts w:ascii="仿宋" w:eastAsia="仿宋" w:hAnsi="仿宋"/>
          <w:sz w:val="24"/>
          <w:rPrChange w:id="195" w:author="璇 罗" w:date="2026-05-02T20:39:00Z" w16du:dateUtc="2026-05-02T12:39:00Z">
            <w:rPr>
              <w:rFonts w:ascii="仿宋_GB2312"/>
              <w:szCs w:val="32"/>
            </w:rPr>
          </w:rPrChange>
        </w:rPr>
      </w:pPr>
    </w:p>
    <w:p w14:paraId="67A02203" w14:textId="77777777" w:rsidR="00892DDE" w:rsidRPr="000743D9" w:rsidRDefault="00892DDE">
      <w:pPr>
        <w:spacing w:line="560" w:lineRule="exact"/>
        <w:rPr>
          <w:rFonts w:ascii="仿宋" w:eastAsia="仿宋" w:hAnsi="仿宋"/>
          <w:sz w:val="24"/>
          <w:rPrChange w:id="196" w:author="璇 罗" w:date="2026-05-02T20:39:00Z" w16du:dateUtc="2026-05-02T12:39:00Z">
            <w:rPr>
              <w:rFonts w:ascii="仿宋_GB2312"/>
              <w:szCs w:val="32"/>
            </w:rPr>
          </w:rPrChange>
        </w:rPr>
      </w:pPr>
    </w:p>
    <w:tbl>
      <w:tblPr>
        <w:tblpPr w:tblpXSpec="center" w:tblpYSpec="bottom"/>
        <w:tblOverlap w:val="never"/>
        <w:tblW w:w="0" w:type="auto"/>
        <w:tblLayout w:type="fixed"/>
        <w:tblLook w:val="0000" w:firstRow="0" w:lastRow="0" w:firstColumn="0" w:lastColumn="0" w:noHBand="0" w:noVBand="0"/>
      </w:tblPr>
      <w:tblGrid>
        <w:gridCol w:w="1077"/>
        <w:gridCol w:w="7681"/>
      </w:tblGrid>
      <w:tr w:rsidR="00892DDE" w:rsidRPr="000743D9" w:rsidDel="000743D9" w14:paraId="44882E7E" w14:textId="5DA6704E">
        <w:trPr>
          <w:trHeight w:val="497"/>
          <w:del w:id="197" w:author="璇 罗" w:date="2026-05-02T20:38:00Z" w16du:dateUtc="2026-05-02T12:38:00Z"/>
        </w:trPr>
        <w:tc>
          <w:tcPr>
            <w:tcW w:w="1077" w:type="dxa"/>
            <w:tcMar>
              <w:left w:w="0" w:type="dxa"/>
              <w:right w:w="0" w:type="dxa"/>
            </w:tcMar>
          </w:tcPr>
          <w:p w14:paraId="0545AA88" w14:textId="0B7477DB" w:rsidR="00892DDE" w:rsidRPr="000743D9" w:rsidDel="000743D9" w:rsidRDefault="00000000">
            <w:pPr>
              <w:pStyle w:val="a9"/>
              <w:spacing w:before="0" w:beforeAutospacing="0" w:after="0" w:afterAutospacing="0" w:line="480" w:lineRule="atLeast"/>
              <w:ind w:leftChars="87" w:left="271"/>
              <w:jc w:val="both"/>
              <w:textAlignment w:val="center"/>
              <w:rPr>
                <w:del w:id="198" w:author="璇 罗" w:date="2026-05-02T20:38:00Z" w16du:dateUtc="2026-05-02T12:38:00Z"/>
                <w:rFonts w:ascii="仿宋" w:eastAsia="仿宋" w:hAnsi="仿宋" w:hint="eastAsia"/>
                <w:color w:val="ED7D31" w:themeColor="accent2"/>
                <w:spacing w:val="4"/>
                <w:rPrChange w:id="199" w:author="璇 罗" w:date="2026-05-02T20:39:00Z" w16du:dateUtc="2026-05-02T12:39:00Z">
                  <w:rPr>
                    <w:del w:id="200" w:author="璇 罗" w:date="2026-05-02T20:38:00Z" w16du:dateUtc="2026-05-02T12:38:00Z"/>
                    <w:rFonts w:ascii="仿宋_GB2312" w:hint="eastAsia"/>
                    <w:spacing w:val="4"/>
                    <w:sz w:val="28"/>
                    <w:szCs w:val="28"/>
                  </w:rPr>
                </w:rPrChange>
              </w:rPr>
            </w:pPr>
            <w:del w:id="201" w:author="璇 罗" w:date="2026-05-02T20:38:00Z" w16du:dateUtc="2026-05-02T12:38:00Z">
              <w:r w:rsidRPr="000743D9" w:rsidDel="000743D9">
                <w:rPr>
                  <w:rFonts w:ascii="仿宋" w:eastAsia="仿宋" w:hAnsi="仿宋" w:hint="eastAsia"/>
                  <w:color w:val="ED7D31" w:themeColor="accent2"/>
                  <w:rPrChange w:id="202" w:author="璇 罗" w:date="2026-05-02T20:39:00Z" w16du:dateUtc="2026-05-02T12:39:00Z">
                    <w:rPr>
                      <w:rFonts w:ascii="仿宋_GB2312" w:hint="eastAsia"/>
                      <w:sz w:val="28"/>
                      <w:szCs w:val="28"/>
                    </w:rPr>
                  </w:rPrChange>
                </w:rPr>
                <w:delText>抄送：</w:delText>
              </w:r>
            </w:del>
          </w:p>
        </w:tc>
        <w:tc>
          <w:tcPr>
            <w:tcW w:w="7681" w:type="dxa"/>
            <w:tcMar>
              <w:left w:w="0" w:type="dxa"/>
              <w:right w:w="0" w:type="dxa"/>
            </w:tcMar>
          </w:tcPr>
          <w:p w14:paraId="5CABC3EC" w14:textId="357B7E3B" w:rsidR="00892DDE" w:rsidRPr="000743D9" w:rsidDel="000743D9" w:rsidRDefault="00000000">
            <w:pPr>
              <w:pStyle w:val="a9"/>
              <w:spacing w:before="0" w:beforeAutospacing="0" w:after="0" w:afterAutospacing="0" w:line="480" w:lineRule="atLeast"/>
              <w:ind w:rightChars="100" w:right="312"/>
              <w:jc w:val="both"/>
              <w:textAlignment w:val="center"/>
              <w:rPr>
                <w:del w:id="203" w:author="璇 罗" w:date="2026-05-02T20:38:00Z" w16du:dateUtc="2026-05-02T12:38:00Z"/>
                <w:rFonts w:ascii="仿宋" w:eastAsia="仿宋" w:hAnsi="仿宋" w:hint="eastAsia"/>
                <w:color w:val="ED7D31" w:themeColor="accent2"/>
                <w:spacing w:val="4"/>
                <w:rPrChange w:id="204" w:author="璇 罗" w:date="2026-05-02T20:39:00Z" w16du:dateUtc="2026-05-02T12:39:00Z">
                  <w:rPr>
                    <w:del w:id="205" w:author="璇 罗" w:date="2026-05-02T20:38:00Z" w16du:dateUtc="2026-05-02T12:38:00Z"/>
                    <w:rFonts w:ascii="仿宋_GB2312" w:hint="eastAsia"/>
                    <w:spacing w:val="4"/>
                    <w:sz w:val="28"/>
                    <w:szCs w:val="28"/>
                  </w:rPr>
                </w:rPrChange>
              </w:rPr>
            </w:pPr>
            <w:bookmarkStart w:id="206" w:name="抄送"/>
            <w:del w:id="207" w:author="璇 罗" w:date="2026-05-02T20:38:00Z" w16du:dateUtc="2026-05-02T12:38:00Z">
              <w:r w:rsidRPr="000743D9" w:rsidDel="000743D9">
                <w:rPr>
                  <w:rFonts w:ascii="仿宋" w:eastAsia="仿宋" w:hAnsi="仿宋" w:hint="eastAsia"/>
                  <w:color w:val="ED7D31" w:themeColor="accent2"/>
                  <w:spacing w:val="4"/>
                  <w:rPrChange w:id="208" w:author="璇 罗" w:date="2026-05-02T20:39:00Z" w16du:dateUtc="2026-05-02T12:39:00Z">
                    <w:rPr>
                      <w:rFonts w:ascii="仿宋_GB2312" w:hint="eastAsia"/>
                      <w:spacing w:val="4"/>
                      <w:sz w:val="28"/>
                      <w:szCs w:val="28"/>
                    </w:rPr>
                  </w:rPrChange>
                </w:rPr>
                <w:delText>集团公司工程管理部、设备物资部、安全监督部、科技部， 华南指挥部，常益长铁路五标项目部，福建公司、桥建公司、检测公司</w:delText>
              </w:r>
              <w:bookmarkEnd w:id="206"/>
              <w:r w:rsidRPr="000743D9" w:rsidDel="000743D9">
                <w:rPr>
                  <w:rFonts w:ascii="仿宋" w:eastAsia="仿宋" w:hAnsi="仿宋" w:hint="eastAsia"/>
                  <w:color w:val="ED7D31" w:themeColor="accent2"/>
                  <w:spacing w:val="4"/>
                  <w:rPrChange w:id="209" w:author="璇 罗" w:date="2026-05-02T20:39:00Z" w16du:dateUtc="2026-05-02T12:39:00Z">
                    <w:rPr>
                      <w:rFonts w:ascii="仿宋_GB2312" w:hint="eastAsia"/>
                      <w:spacing w:val="4"/>
                      <w:sz w:val="28"/>
                      <w:szCs w:val="28"/>
                    </w:rPr>
                  </w:rPrChange>
                </w:rPr>
                <w:delText>，存档。</w:delText>
              </w:r>
            </w:del>
          </w:p>
        </w:tc>
      </w:tr>
      <w:tr w:rsidR="00892DDE" w:rsidRPr="000743D9" w14:paraId="5743BAB7" w14:textId="77777777">
        <w:trPr>
          <w:trHeight w:hRule="exact" w:val="227"/>
        </w:trPr>
        <w:tc>
          <w:tcPr>
            <w:tcW w:w="8758" w:type="dxa"/>
            <w:gridSpan w:val="2"/>
          </w:tcPr>
          <w:p w14:paraId="376C77FB" w14:textId="77777777" w:rsidR="00892DDE" w:rsidRPr="000743D9" w:rsidRDefault="00892DDE">
            <w:pPr>
              <w:pStyle w:val="a9"/>
              <w:tabs>
                <w:tab w:val="left" w:pos="3449"/>
                <w:tab w:val="left" w:pos="3614"/>
              </w:tabs>
              <w:spacing w:before="0" w:beforeAutospacing="0" w:after="0" w:afterAutospacing="0" w:line="680" w:lineRule="exact"/>
              <w:textAlignment w:val="center"/>
              <w:rPr>
                <w:rFonts w:ascii="仿宋" w:eastAsia="仿宋" w:hAnsi="仿宋" w:hint="eastAsia"/>
                <w:rPrChange w:id="210" w:author="璇 罗" w:date="2026-05-02T20:39:00Z" w16du:dateUtc="2026-05-02T12:39:00Z">
                  <w:rPr>
                    <w:rFonts w:ascii="仿宋_GB2312" w:hint="eastAsia"/>
                    <w:sz w:val="32"/>
                    <w:szCs w:val="32"/>
                  </w:rPr>
                </w:rPrChange>
              </w:rPr>
            </w:pPr>
          </w:p>
        </w:tc>
      </w:tr>
    </w:tbl>
    <w:p w14:paraId="5C5ED2D9" w14:textId="77777777" w:rsidR="003D4494" w:rsidRPr="000743D9" w:rsidRDefault="003D4494" w:rsidP="000743D9">
      <w:pPr>
        <w:rPr>
          <w:rFonts w:ascii="仿宋" w:eastAsia="仿宋" w:hAnsi="仿宋" w:hint="eastAsia"/>
          <w:sz w:val="24"/>
          <w:rPrChange w:id="211" w:author="璇 罗" w:date="2026-05-02T20:39:00Z" w16du:dateUtc="2026-05-02T12:39:00Z">
            <w:rPr>
              <w:rFonts w:hint="eastAsia"/>
            </w:rPr>
          </w:rPrChange>
        </w:rPr>
      </w:pPr>
    </w:p>
    <w:sectPr w:rsidR="003D4494" w:rsidRPr="000743D9">
      <w:footerReference w:type="even" r:id="rId6"/>
      <w:footerReference w:type="default" r:id="rId7"/>
      <w:footerReference w:type="first" r:id="rId8"/>
      <w:pgSz w:w="11906" w:h="16838"/>
      <w:pgMar w:top="2098" w:right="1474" w:bottom="1985" w:left="1588" w:header="851" w:footer="1786" w:gutter="0"/>
      <w:cols w:space="720"/>
      <w:titlePg/>
      <w:docGrid w:type="linesAndChars" w:linePitch="579" w:charSpace="-168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496ADF" w14:textId="77777777" w:rsidR="00EA30EA" w:rsidRDefault="00EA30EA">
      <w:r>
        <w:separator/>
      </w:r>
    </w:p>
  </w:endnote>
  <w:endnote w:type="continuationSeparator" w:id="0">
    <w:p w14:paraId="41A533CF" w14:textId="77777777" w:rsidR="00EA30EA" w:rsidRDefault="00EA30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长城小标宋体">
    <w:altName w:val="宋体"/>
    <w:charset w:val="86"/>
    <w:family w:val="modern"/>
    <w:pitch w:val="default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altName w:val="微软雅黑"/>
    <w:charset w:val="86"/>
    <w:family w:val="auto"/>
    <w:pitch w:val="variable"/>
    <w:sig w:usb0="00000001" w:usb1="080E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9DCE69" w14:textId="77777777" w:rsidR="00892DDE" w:rsidRDefault="00000000">
    <w:pPr>
      <w:pStyle w:val="aa"/>
    </w:pPr>
    <w:r>
      <w:rPr>
        <w:rFonts w:hint="eastAsia"/>
        <w:sz w:val="28"/>
        <w:szCs w:val="28"/>
      </w:rPr>
      <w:t xml:space="preserve">  </w:t>
    </w:r>
    <w:r>
      <w:rPr>
        <w:rFonts w:ascii="宋体" w:eastAsia="宋体" w:hAnsi="宋体" w:cs="宋体" w:hint="eastAsia"/>
        <w:sz w:val="28"/>
        <w:szCs w:val="28"/>
      </w:rPr>
      <w:t xml:space="preserve">— </w:t>
    </w:r>
    <w:r>
      <w:rPr>
        <w:rFonts w:ascii="宋体" w:eastAsia="宋体" w:hAnsi="宋体" w:cs="宋体" w:hint="eastAsia"/>
        <w:sz w:val="28"/>
        <w:szCs w:val="28"/>
      </w:rPr>
      <w:fldChar w:fldCharType="begin"/>
    </w:r>
    <w:r>
      <w:rPr>
        <w:rStyle w:val="a5"/>
        <w:rFonts w:ascii="宋体" w:eastAsia="宋体" w:hAnsi="宋体" w:cs="宋体" w:hint="eastAsia"/>
        <w:sz w:val="28"/>
        <w:szCs w:val="28"/>
      </w:rPr>
      <w:instrText xml:space="preserve"> PAGE </w:instrText>
    </w:r>
    <w:r>
      <w:rPr>
        <w:rFonts w:ascii="宋体" w:eastAsia="宋体" w:hAnsi="宋体" w:cs="宋体" w:hint="eastAsia"/>
        <w:sz w:val="28"/>
        <w:szCs w:val="28"/>
      </w:rPr>
      <w:fldChar w:fldCharType="separate"/>
    </w:r>
    <w:r>
      <w:rPr>
        <w:rStyle w:val="a5"/>
        <w:rFonts w:ascii="宋体" w:eastAsia="宋体" w:hAnsi="宋体" w:cs="宋体" w:hint="eastAsia"/>
        <w:sz w:val="28"/>
        <w:szCs w:val="28"/>
      </w:rPr>
      <w:t>2</w:t>
    </w:r>
    <w:r>
      <w:rPr>
        <w:rFonts w:ascii="宋体" w:eastAsia="宋体" w:hAnsi="宋体" w:cs="宋体" w:hint="eastAsia"/>
        <w:sz w:val="28"/>
        <w:szCs w:val="28"/>
      </w:rPr>
      <w:fldChar w:fldCharType="end"/>
    </w:r>
    <w:r>
      <w:rPr>
        <w:rStyle w:val="a5"/>
        <w:rFonts w:ascii="宋体" w:eastAsia="宋体" w:hAnsi="宋体" w:cs="宋体" w:hint="eastAsia"/>
        <w:sz w:val="28"/>
        <w:szCs w:val="28"/>
      </w:rPr>
      <w:t xml:space="preserve"> </w:t>
    </w:r>
    <w:r>
      <w:rPr>
        <w:rFonts w:ascii="宋体" w:eastAsia="宋体" w:hAnsi="宋体" w:cs="宋体" w:hint="eastAsia"/>
        <w:sz w:val="28"/>
        <w:szCs w:val="28"/>
      </w:rPr>
      <w:t>—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0B9B97" w14:textId="77777777" w:rsidR="00892DDE" w:rsidRDefault="00000000">
    <w:pPr>
      <w:pStyle w:val="aa"/>
      <w:wordWrap w:val="0"/>
      <w:ind w:rightChars="33" w:right="106"/>
      <w:jc w:val="right"/>
      <w:rPr>
        <w:rFonts w:ascii="宋体" w:eastAsia="宋体" w:hAnsi="宋体" w:cs="宋体" w:hint="eastAsia"/>
        <w:sz w:val="28"/>
        <w:szCs w:val="28"/>
      </w:rPr>
    </w:pPr>
    <w:r>
      <w:rPr>
        <w:rFonts w:ascii="宋体" w:eastAsia="宋体" w:hAnsi="宋体" w:cs="宋体" w:hint="eastAsia"/>
        <w:sz w:val="28"/>
        <w:szCs w:val="28"/>
      </w:rPr>
      <w:t xml:space="preserve">— </w:t>
    </w:r>
    <w:r>
      <w:rPr>
        <w:rFonts w:ascii="宋体" w:eastAsia="宋体" w:hAnsi="宋体" w:cs="宋体" w:hint="eastAsia"/>
        <w:sz w:val="28"/>
        <w:szCs w:val="28"/>
      </w:rPr>
      <w:fldChar w:fldCharType="begin"/>
    </w:r>
    <w:r>
      <w:rPr>
        <w:rStyle w:val="a5"/>
        <w:rFonts w:ascii="宋体" w:eastAsia="宋体" w:hAnsi="宋体" w:cs="宋体" w:hint="eastAsia"/>
        <w:sz w:val="28"/>
        <w:szCs w:val="28"/>
      </w:rPr>
      <w:instrText xml:space="preserve"> PAGE </w:instrText>
    </w:r>
    <w:r>
      <w:rPr>
        <w:rFonts w:ascii="宋体" w:eastAsia="宋体" w:hAnsi="宋体" w:cs="宋体" w:hint="eastAsia"/>
        <w:sz w:val="28"/>
        <w:szCs w:val="28"/>
      </w:rPr>
      <w:fldChar w:fldCharType="separate"/>
    </w:r>
    <w:r>
      <w:rPr>
        <w:rStyle w:val="a5"/>
        <w:rFonts w:ascii="宋体" w:eastAsia="宋体" w:hAnsi="宋体" w:cs="宋体" w:hint="eastAsia"/>
        <w:sz w:val="28"/>
        <w:szCs w:val="28"/>
      </w:rPr>
      <w:t>3</w:t>
    </w:r>
    <w:r>
      <w:rPr>
        <w:rFonts w:ascii="宋体" w:eastAsia="宋体" w:hAnsi="宋体" w:cs="宋体" w:hint="eastAsia"/>
        <w:sz w:val="28"/>
        <w:szCs w:val="28"/>
      </w:rPr>
      <w:fldChar w:fldCharType="end"/>
    </w:r>
    <w:r>
      <w:rPr>
        <w:rStyle w:val="a5"/>
        <w:rFonts w:ascii="宋体" w:eastAsia="宋体" w:hAnsi="宋体" w:cs="宋体" w:hint="eastAsia"/>
        <w:sz w:val="28"/>
        <w:szCs w:val="28"/>
      </w:rPr>
      <w:t xml:space="preserve"> </w:t>
    </w:r>
    <w:r>
      <w:rPr>
        <w:rFonts w:ascii="宋体" w:eastAsia="宋体" w:hAnsi="宋体" w:cs="宋体" w:hint="eastAsia"/>
        <w:sz w:val="28"/>
        <w:szCs w:val="28"/>
      </w:rPr>
      <w:t xml:space="preserve">—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565BF6" w14:textId="4D6A1E8E" w:rsidR="00892DDE" w:rsidRDefault="00191DD5">
    <w:pPr>
      <w:pStyle w:val="aa"/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57728" behindDoc="0" locked="0" layoutInCell="1" allowOverlap="1" wp14:anchorId="2F514ACB" wp14:editId="4409F789">
              <wp:simplePos x="0" y="0"/>
              <wp:positionH relativeFrom="column">
                <wp:posOffset>-289560</wp:posOffset>
              </wp:positionH>
              <wp:positionV relativeFrom="paragraph">
                <wp:posOffset>26034</wp:posOffset>
              </wp:positionV>
              <wp:extent cx="6120130" cy="0"/>
              <wp:effectExtent l="0" t="19050" r="33020" b="19050"/>
              <wp:wrapNone/>
              <wp:docPr id="1" name="Line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20130" cy="0"/>
                      </a:xfrm>
                      <a:prstGeom prst="line">
                        <a:avLst/>
                      </a:prstGeom>
                      <a:noFill/>
                      <a:ln w="63500" cmpd="thinThick">
                        <a:solidFill>
                          <a:srgbClr val="FF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7DE7090" id="Line 10" o:spid="_x0000_s1026" style="position:absolute;z-index:2516577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22.8pt,2.05pt" to="459.1pt,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" strokecolor="red" strokeweight="5pt">
              <v:stroke linestyle="thinThick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175881" w14:textId="77777777" w:rsidR="00EA30EA" w:rsidRDefault="00EA30EA">
      <w:r>
        <w:separator/>
      </w:r>
    </w:p>
  </w:footnote>
  <w:footnote w:type="continuationSeparator" w:id="0">
    <w:p w14:paraId="16F5E4B4" w14:textId="77777777" w:rsidR="00EA30EA" w:rsidRDefault="00EA30EA"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璇 罗">
    <w15:presenceInfo w15:providerId="Windows Live" w15:userId="b0b3867b2bc968f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mirrorMargin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ocumentProtection w:edit="forms" w:enforcement="0"/>
  <w:defaultTabStop w:val="420"/>
  <w:evenAndOddHeaders/>
  <w:drawingGridHorizontalSpacing w:val="156"/>
  <w:drawingGridVerticalSpacing w:val="579"/>
  <w:displayHorizontalDrawingGridEvery w:val="0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EBC"/>
    <w:rsid w:val="00003EF7"/>
    <w:rsid w:val="00016EAD"/>
    <w:rsid w:val="00017A45"/>
    <w:rsid w:val="00021549"/>
    <w:rsid w:val="00026AD6"/>
    <w:rsid w:val="00033E2D"/>
    <w:rsid w:val="0006171B"/>
    <w:rsid w:val="00061D34"/>
    <w:rsid w:val="00071747"/>
    <w:rsid w:val="00071E04"/>
    <w:rsid w:val="000743D9"/>
    <w:rsid w:val="00080998"/>
    <w:rsid w:val="000818EB"/>
    <w:rsid w:val="00086731"/>
    <w:rsid w:val="00092C89"/>
    <w:rsid w:val="000A7A8F"/>
    <w:rsid w:val="000B7F64"/>
    <w:rsid w:val="000C4EBA"/>
    <w:rsid w:val="000D390D"/>
    <w:rsid w:val="000F5849"/>
    <w:rsid w:val="001069A6"/>
    <w:rsid w:val="001101AA"/>
    <w:rsid w:val="001140B3"/>
    <w:rsid w:val="001410F4"/>
    <w:rsid w:val="00141256"/>
    <w:rsid w:val="001440D8"/>
    <w:rsid w:val="00156FC5"/>
    <w:rsid w:val="001608FF"/>
    <w:rsid w:val="00161925"/>
    <w:rsid w:val="00177AF6"/>
    <w:rsid w:val="00181DCE"/>
    <w:rsid w:val="00187BDA"/>
    <w:rsid w:val="00191DD5"/>
    <w:rsid w:val="001924BE"/>
    <w:rsid w:val="00192C86"/>
    <w:rsid w:val="00193C5C"/>
    <w:rsid w:val="00196EF6"/>
    <w:rsid w:val="001A6F46"/>
    <w:rsid w:val="001C2943"/>
    <w:rsid w:val="001C393A"/>
    <w:rsid w:val="001C734D"/>
    <w:rsid w:val="001D04A5"/>
    <w:rsid w:val="001F0861"/>
    <w:rsid w:val="00212238"/>
    <w:rsid w:val="002230E4"/>
    <w:rsid w:val="00224511"/>
    <w:rsid w:val="00233D55"/>
    <w:rsid w:val="00234BB5"/>
    <w:rsid w:val="002452AB"/>
    <w:rsid w:val="00250D66"/>
    <w:rsid w:val="00252AE0"/>
    <w:rsid w:val="002541CC"/>
    <w:rsid w:val="002557FE"/>
    <w:rsid w:val="00260302"/>
    <w:rsid w:val="002828CB"/>
    <w:rsid w:val="0028526F"/>
    <w:rsid w:val="0029172E"/>
    <w:rsid w:val="002C4093"/>
    <w:rsid w:val="002D477D"/>
    <w:rsid w:val="00304DE5"/>
    <w:rsid w:val="00306F6E"/>
    <w:rsid w:val="00312CF9"/>
    <w:rsid w:val="00320208"/>
    <w:rsid w:val="00321998"/>
    <w:rsid w:val="0032642E"/>
    <w:rsid w:val="00332340"/>
    <w:rsid w:val="00344083"/>
    <w:rsid w:val="00353A99"/>
    <w:rsid w:val="0036027F"/>
    <w:rsid w:val="00362DA1"/>
    <w:rsid w:val="00364689"/>
    <w:rsid w:val="003820F1"/>
    <w:rsid w:val="00387EBC"/>
    <w:rsid w:val="00393361"/>
    <w:rsid w:val="003D4494"/>
    <w:rsid w:val="0042000A"/>
    <w:rsid w:val="00450802"/>
    <w:rsid w:val="00450EC2"/>
    <w:rsid w:val="00453C05"/>
    <w:rsid w:val="00461927"/>
    <w:rsid w:val="004868BD"/>
    <w:rsid w:val="00494F48"/>
    <w:rsid w:val="004A11E7"/>
    <w:rsid w:val="004B51A1"/>
    <w:rsid w:val="004B6362"/>
    <w:rsid w:val="004C7A18"/>
    <w:rsid w:val="004E11B0"/>
    <w:rsid w:val="004E7049"/>
    <w:rsid w:val="00512C02"/>
    <w:rsid w:val="00523441"/>
    <w:rsid w:val="00542A4B"/>
    <w:rsid w:val="00543F09"/>
    <w:rsid w:val="0055031C"/>
    <w:rsid w:val="005503F9"/>
    <w:rsid w:val="00563124"/>
    <w:rsid w:val="005710EB"/>
    <w:rsid w:val="0057767C"/>
    <w:rsid w:val="005A0A42"/>
    <w:rsid w:val="005A3CD2"/>
    <w:rsid w:val="005B4BC6"/>
    <w:rsid w:val="005C1261"/>
    <w:rsid w:val="005C26D7"/>
    <w:rsid w:val="005D05D3"/>
    <w:rsid w:val="005D2916"/>
    <w:rsid w:val="005D5035"/>
    <w:rsid w:val="005E2328"/>
    <w:rsid w:val="005E3060"/>
    <w:rsid w:val="005E7B21"/>
    <w:rsid w:val="005F2A6C"/>
    <w:rsid w:val="005F3E7C"/>
    <w:rsid w:val="0060133C"/>
    <w:rsid w:val="00613092"/>
    <w:rsid w:val="00621537"/>
    <w:rsid w:val="00624799"/>
    <w:rsid w:val="00634185"/>
    <w:rsid w:val="00661840"/>
    <w:rsid w:val="0066445B"/>
    <w:rsid w:val="00664C3A"/>
    <w:rsid w:val="00665A68"/>
    <w:rsid w:val="00676012"/>
    <w:rsid w:val="00685E00"/>
    <w:rsid w:val="006A4A29"/>
    <w:rsid w:val="006A4C96"/>
    <w:rsid w:val="006B4CD3"/>
    <w:rsid w:val="006C0EE7"/>
    <w:rsid w:val="006D3640"/>
    <w:rsid w:val="006D3FE9"/>
    <w:rsid w:val="006E4FED"/>
    <w:rsid w:val="006E7518"/>
    <w:rsid w:val="006F6447"/>
    <w:rsid w:val="006F6D27"/>
    <w:rsid w:val="006F7F5C"/>
    <w:rsid w:val="00703FF7"/>
    <w:rsid w:val="007358DA"/>
    <w:rsid w:val="007377F7"/>
    <w:rsid w:val="007503AC"/>
    <w:rsid w:val="00751C25"/>
    <w:rsid w:val="007802D1"/>
    <w:rsid w:val="00781581"/>
    <w:rsid w:val="00782ACE"/>
    <w:rsid w:val="0078564D"/>
    <w:rsid w:val="007A1F81"/>
    <w:rsid w:val="007B35C3"/>
    <w:rsid w:val="007F30A7"/>
    <w:rsid w:val="007F7399"/>
    <w:rsid w:val="008252C1"/>
    <w:rsid w:val="00836D75"/>
    <w:rsid w:val="008373D0"/>
    <w:rsid w:val="008617A4"/>
    <w:rsid w:val="00866EF4"/>
    <w:rsid w:val="00867D50"/>
    <w:rsid w:val="008803C3"/>
    <w:rsid w:val="00881A24"/>
    <w:rsid w:val="00892DDE"/>
    <w:rsid w:val="008A4915"/>
    <w:rsid w:val="008A55F7"/>
    <w:rsid w:val="008A732B"/>
    <w:rsid w:val="008B0F9E"/>
    <w:rsid w:val="008B133A"/>
    <w:rsid w:val="008B35D8"/>
    <w:rsid w:val="008B4FBB"/>
    <w:rsid w:val="008C2B7A"/>
    <w:rsid w:val="008C4D0B"/>
    <w:rsid w:val="008D00B3"/>
    <w:rsid w:val="008E067C"/>
    <w:rsid w:val="008F1529"/>
    <w:rsid w:val="008F16ED"/>
    <w:rsid w:val="008F30B2"/>
    <w:rsid w:val="008F7A15"/>
    <w:rsid w:val="00903FA1"/>
    <w:rsid w:val="00917112"/>
    <w:rsid w:val="00931D43"/>
    <w:rsid w:val="00942641"/>
    <w:rsid w:val="00951D8B"/>
    <w:rsid w:val="00952119"/>
    <w:rsid w:val="0095471C"/>
    <w:rsid w:val="00954FE3"/>
    <w:rsid w:val="00980DDE"/>
    <w:rsid w:val="009830D9"/>
    <w:rsid w:val="00990587"/>
    <w:rsid w:val="009B03CF"/>
    <w:rsid w:val="009B1F1B"/>
    <w:rsid w:val="009C374D"/>
    <w:rsid w:val="009D195E"/>
    <w:rsid w:val="009E5DD1"/>
    <w:rsid w:val="009E7FFB"/>
    <w:rsid w:val="009F53DB"/>
    <w:rsid w:val="009F6B72"/>
    <w:rsid w:val="00A04D87"/>
    <w:rsid w:val="00A0504F"/>
    <w:rsid w:val="00A0630D"/>
    <w:rsid w:val="00A0643B"/>
    <w:rsid w:val="00A078AF"/>
    <w:rsid w:val="00A10B06"/>
    <w:rsid w:val="00A10F60"/>
    <w:rsid w:val="00A12CD3"/>
    <w:rsid w:val="00A1712A"/>
    <w:rsid w:val="00A221DC"/>
    <w:rsid w:val="00A24C50"/>
    <w:rsid w:val="00A303D7"/>
    <w:rsid w:val="00A325AF"/>
    <w:rsid w:val="00A40241"/>
    <w:rsid w:val="00A40896"/>
    <w:rsid w:val="00A525B3"/>
    <w:rsid w:val="00A70344"/>
    <w:rsid w:val="00A751C9"/>
    <w:rsid w:val="00A76343"/>
    <w:rsid w:val="00A83676"/>
    <w:rsid w:val="00A91F57"/>
    <w:rsid w:val="00AA01B6"/>
    <w:rsid w:val="00AA0B93"/>
    <w:rsid w:val="00AA29AC"/>
    <w:rsid w:val="00AC7AFC"/>
    <w:rsid w:val="00AD247C"/>
    <w:rsid w:val="00AD3099"/>
    <w:rsid w:val="00AE0601"/>
    <w:rsid w:val="00AE5CF6"/>
    <w:rsid w:val="00B14A05"/>
    <w:rsid w:val="00B14B71"/>
    <w:rsid w:val="00B16C56"/>
    <w:rsid w:val="00B25527"/>
    <w:rsid w:val="00B42241"/>
    <w:rsid w:val="00B557A9"/>
    <w:rsid w:val="00B60F4F"/>
    <w:rsid w:val="00B6232D"/>
    <w:rsid w:val="00B634FA"/>
    <w:rsid w:val="00B70B50"/>
    <w:rsid w:val="00B716D7"/>
    <w:rsid w:val="00B7230C"/>
    <w:rsid w:val="00B81E46"/>
    <w:rsid w:val="00B85A2F"/>
    <w:rsid w:val="00B95621"/>
    <w:rsid w:val="00BA60CC"/>
    <w:rsid w:val="00BB2121"/>
    <w:rsid w:val="00BB64B7"/>
    <w:rsid w:val="00BC0945"/>
    <w:rsid w:val="00BC2854"/>
    <w:rsid w:val="00BD0326"/>
    <w:rsid w:val="00BE2006"/>
    <w:rsid w:val="00BF1500"/>
    <w:rsid w:val="00BF707D"/>
    <w:rsid w:val="00BF7F57"/>
    <w:rsid w:val="00C02B69"/>
    <w:rsid w:val="00C21E4C"/>
    <w:rsid w:val="00C3366E"/>
    <w:rsid w:val="00C36C18"/>
    <w:rsid w:val="00C37A44"/>
    <w:rsid w:val="00C42B11"/>
    <w:rsid w:val="00C45606"/>
    <w:rsid w:val="00C5525B"/>
    <w:rsid w:val="00C603DC"/>
    <w:rsid w:val="00C60FE0"/>
    <w:rsid w:val="00C63E0D"/>
    <w:rsid w:val="00C70701"/>
    <w:rsid w:val="00C74B0C"/>
    <w:rsid w:val="00C83275"/>
    <w:rsid w:val="00C91DFE"/>
    <w:rsid w:val="00C95DFD"/>
    <w:rsid w:val="00CA1D95"/>
    <w:rsid w:val="00CA5BB1"/>
    <w:rsid w:val="00CA70BE"/>
    <w:rsid w:val="00CA7175"/>
    <w:rsid w:val="00CA7897"/>
    <w:rsid w:val="00CA7909"/>
    <w:rsid w:val="00CA7EB6"/>
    <w:rsid w:val="00CB12E2"/>
    <w:rsid w:val="00CB4589"/>
    <w:rsid w:val="00CB79BB"/>
    <w:rsid w:val="00CC505C"/>
    <w:rsid w:val="00CC65DD"/>
    <w:rsid w:val="00CD21D7"/>
    <w:rsid w:val="00CD483F"/>
    <w:rsid w:val="00CD5C92"/>
    <w:rsid w:val="00CF4D62"/>
    <w:rsid w:val="00D10CEF"/>
    <w:rsid w:val="00D15991"/>
    <w:rsid w:val="00D216AE"/>
    <w:rsid w:val="00D253F6"/>
    <w:rsid w:val="00D30AA1"/>
    <w:rsid w:val="00D3331C"/>
    <w:rsid w:val="00D404ED"/>
    <w:rsid w:val="00D4206B"/>
    <w:rsid w:val="00D42D79"/>
    <w:rsid w:val="00D469E8"/>
    <w:rsid w:val="00D669F8"/>
    <w:rsid w:val="00D679C7"/>
    <w:rsid w:val="00D742FD"/>
    <w:rsid w:val="00D7449B"/>
    <w:rsid w:val="00D81D0B"/>
    <w:rsid w:val="00D83E32"/>
    <w:rsid w:val="00D856C9"/>
    <w:rsid w:val="00D85D4F"/>
    <w:rsid w:val="00D877C6"/>
    <w:rsid w:val="00D9272D"/>
    <w:rsid w:val="00D96A78"/>
    <w:rsid w:val="00DA3643"/>
    <w:rsid w:val="00DB52F6"/>
    <w:rsid w:val="00DB5D38"/>
    <w:rsid w:val="00DB6FEE"/>
    <w:rsid w:val="00DC0AD2"/>
    <w:rsid w:val="00DD4A8C"/>
    <w:rsid w:val="00DD61E4"/>
    <w:rsid w:val="00DD6BAA"/>
    <w:rsid w:val="00DE45A7"/>
    <w:rsid w:val="00DE69C6"/>
    <w:rsid w:val="00E03C70"/>
    <w:rsid w:val="00E05D45"/>
    <w:rsid w:val="00E06ED8"/>
    <w:rsid w:val="00E117F1"/>
    <w:rsid w:val="00E2476C"/>
    <w:rsid w:val="00E255B3"/>
    <w:rsid w:val="00E257BA"/>
    <w:rsid w:val="00E25BF2"/>
    <w:rsid w:val="00E35D57"/>
    <w:rsid w:val="00E375B9"/>
    <w:rsid w:val="00E44E13"/>
    <w:rsid w:val="00E54078"/>
    <w:rsid w:val="00E60890"/>
    <w:rsid w:val="00E74E9F"/>
    <w:rsid w:val="00E7686C"/>
    <w:rsid w:val="00E8792D"/>
    <w:rsid w:val="00E9052E"/>
    <w:rsid w:val="00E938DE"/>
    <w:rsid w:val="00E95A37"/>
    <w:rsid w:val="00EA30EA"/>
    <w:rsid w:val="00EA5746"/>
    <w:rsid w:val="00EC3EB4"/>
    <w:rsid w:val="00ED4B5E"/>
    <w:rsid w:val="00EE0A8C"/>
    <w:rsid w:val="00EF1DCD"/>
    <w:rsid w:val="00EF23D8"/>
    <w:rsid w:val="00EF2CF7"/>
    <w:rsid w:val="00F2415F"/>
    <w:rsid w:val="00F25693"/>
    <w:rsid w:val="00F268E0"/>
    <w:rsid w:val="00F34DFA"/>
    <w:rsid w:val="00F46805"/>
    <w:rsid w:val="00F5273E"/>
    <w:rsid w:val="00F74AA9"/>
    <w:rsid w:val="00F760AE"/>
    <w:rsid w:val="00F76764"/>
    <w:rsid w:val="00F812E5"/>
    <w:rsid w:val="00F82014"/>
    <w:rsid w:val="00F92391"/>
    <w:rsid w:val="00F93525"/>
    <w:rsid w:val="00FA35D3"/>
    <w:rsid w:val="00FA4F6D"/>
    <w:rsid w:val="00FA7FD1"/>
    <w:rsid w:val="00FB18C5"/>
    <w:rsid w:val="00FC307D"/>
    <w:rsid w:val="00FE7301"/>
    <w:rsid w:val="00FF03EA"/>
    <w:rsid w:val="00FF1E0D"/>
    <w:rsid w:val="00FF2FAE"/>
    <w:rsid w:val="0936776C"/>
    <w:rsid w:val="095C71B4"/>
    <w:rsid w:val="17C603BD"/>
    <w:rsid w:val="20D70AF1"/>
    <w:rsid w:val="2E9A12DC"/>
    <w:rsid w:val="43B26ABB"/>
    <w:rsid w:val="61720366"/>
    <w:rsid w:val="69622690"/>
    <w:rsid w:val="6AF83099"/>
    <w:rsid w:val="6CFF67D7"/>
    <w:rsid w:val="7245349F"/>
    <w:rsid w:val="72B743D4"/>
    <w:rsid w:val="798E53CC"/>
    <w:rsid w:val="7AD66005"/>
    <w:rsid w:val="7CB84B24"/>
    <w:rsid w:val="7D364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1364260B"/>
  <w15:chartTrackingRefBased/>
  <w15:docId w15:val="{A87DF967-BA2F-4E9B-80EF-023CFAC60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eastAsia="仿宋_GB2312"/>
      <w:kern w:val="2"/>
      <w:sz w:val="3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批注框文本 字符"/>
    <w:link w:val="a4"/>
    <w:rPr>
      <w:rFonts w:eastAsia="仿宋_GB2312"/>
      <w:kern w:val="2"/>
      <w:sz w:val="18"/>
      <w:szCs w:val="18"/>
    </w:rPr>
  </w:style>
  <w:style w:type="character" w:styleId="a5">
    <w:name w:val="page number"/>
    <w:basedOn w:val="a0"/>
  </w:style>
  <w:style w:type="character" w:customStyle="1" w:styleId="a6">
    <w:name w:val="纯文本 字符"/>
    <w:link w:val="a7"/>
    <w:rPr>
      <w:rFonts w:ascii="宋体" w:hAnsi="Courier New" w:cs="Courier New"/>
      <w:kern w:val="2"/>
      <w:sz w:val="21"/>
      <w:szCs w:val="21"/>
    </w:rPr>
  </w:style>
  <w:style w:type="character" w:customStyle="1" w:styleId="a8">
    <w:name w:val="普通(网站) 字符"/>
    <w:link w:val="a9"/>
    <w:rPr>
      <w:rFonts w:ascii="宋体" w:eastAsia="仿宋_GB2312" w:hAnsi="宋体" w:cs="宋体"/>
      <w:sz w:val="24"/>
      <w:szCs w:val="24"/>
      <w:lang w:val="en-US" w:eastAsia="zh-CN" w:bidi="ar-SA"/>
    </w:rPr>
  </w:style>
  <w:style w:type="character" w:customStyle="1" w:styleId="GB2312Char">
    <w:name w:val="样式 普通(网站) + 仿宋_GB2312 三号 Char"/>
    <w:link w:val="GB2312"/>
    <w:rPr>
      <w:rFonts w:ascii="仿宋_GB2312" w:eastAsia="长城小标宋体" w:hAnsi="仿宋_GB2312" w:cs="宋体"/>
      <w:sz w:val="32"/>
      <w:szCs w:val="24"/>
      <w:lang w:val="en-US" w:eastAsia="zh-CN" w:bidi="ar-SA"/>
    </w:rPr>
  </w:style>
  <w:style w:type="paragraph" w:styleId="aa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Normal (Web)"/>
    <w:basedOn w:val="a"/>
    <w:link w:val="a8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4">
    <w:name w:val="Balloon Text"/>
    <w:basedOn w:val="a"/>
    <w:link w:val="a3"/>
    <w:rPr>
      <w:sz w:val="18"/>
      <w:szCs w:val="18"/>
    </w:rPr>
  </w:style>
  <w:style w:type="paragraph" w:styleId="ab">
    <w:name w:val="header"/>
    <w:basedOn w:val="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GB231204">
    <w:name w:val="样式 普通(网站) + 仿宋_GB2312 三号 两端对齐 左侧:  0 厘米 悬挂缩进: 4 字符 段前: 自动 ..."/>
    <w:basedOn w:val="a9"/>
    <w:pPr>
      <w:spacing w:before="0" w:after="0" w:line="680" w:lineRule="exact"/>
      <w:ind w:left="1247" w:hangingChars="400" w:hanging="1247"/>
      <w:jc w:val="both"/>
    </w:pPr>
    <w:rPr>
      <w:rFonts w:ascii="仿宋_GB2312" w:eastAsia="长城小标宋体"/>
      <w:sz w:val="32"/>
      <w:szCs w:val="20"/>
    </w:rPr>
  </w:style>
  <w:style w:type="paragraph" w:styleId="a7">
    <w:name w:val="Plain Text"/>
    <w:basedOn w:val="a"/>
    <w:link w:val="a6"/>
    <w:rPr>
      <w:rFonts w:ascii="宋体" w:eastAsia="宋体" w:hAnsi="Courier New" w:cs="Courier New"/>
      <w:sz w:val="21"/>
      <w:szCs w:val="21"/>
    </w:rPr>
  </w:style>
  <w:style w:type="paragraph" w:customStyle="1" w:styleId="GB2312">
    <w:name w:val="样式 普通(网站) + 仿宋_GB2312 三号"/>
    <w:basedOn w:val="a9"/>
    <w:link w:val="GB2312Char"/>
    <w:rPr>
      <w:rFonts w:ascii="仿宋_GB2312" w:eastAsia="长城小标宋体" w:hAnsi="仿宋_GB2312"/>
      <w:sz w:val="32"/>
    </w:rPr>
  </w:style>
  <w:style w:type="paragraph" w:customStyle="1" w:styleId="GB2312040">
    <w:name w:val="样式 样式 普通(网站) + 仿宋_GB2312 三号 两端对齐 左侧:  0 厘米 悬挂缩进: 4 字符 段前: 自动 ......"/>
    <w:basedOn w:val="GB2312041"/>
    <w:rPr>
      <w:rFonts w:ascii="黑体" w:hAnsi="黑体"/>
    </w:rPr>
  </w:style>
  <w:style w:type="paragraph" w:customStyle="1" w:styleId="GB2312041">
    <w:name w:val="样式 普通(网站) + 仿宋_GB2312 三号 两端对齐 左侧:  0 厘米 悬挂缩进: 4 字符 段前: 自动 ...1"/>
    <w:basedOn w:val="a9"/>
    <w:pPr>
      <w:spacing w:before="0" w:after="0" w:line="680" w:lineRule="exact"/>
      <w:ind w:left="1247" w:hangingChars="400" w:hanging="1247"/>
      <w:jc w:val="both"/>
    </w:pPr>
    <w:rPr>
      <w:rFonts w:ascii="仿宋_GB2312" w:eastAsia="长城小标宋体"/>
      <w:sz w:val="32"/>
      <w:szCs w:val="20"/>
    </w:rPr>
  </w:style>
  <w:style w:type="paragraph" w:styleId="ac">
    <w:name w:val="Revision"/>
    <w:hidden/>
    <w:uiPriority w:val="99"/>
    <w:unhideWhenUsed/>
    <w:rsid w:val="00191DD5"/>
    <w:rPr>
      <w:rFonts w:eastAsia="仿宋_GB2312"/>
      <w:kern w:val="2"/>
      <w:sz w:val="3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microsoft.com/office/2011/relationships/people" Target="people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632</Words>
  <Characters>646</Characters>
  <Application>Microsoft Office Word</Application>
  <DocSecurity>0</DocSecurity>
  <Lines>43</Lines>
  <Paragraphs>25</Paragraphs>
  <ScaleCrop>false</ScaleCrop>
  <Company>wujinshu.com</Company>
  <LinksUpToDate>false</LinksUpToDate>
  <CharactersWithSpaces>1253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中铁二十四局集团有限公司</dc:title>
  <dc:subject/>
  <dc:creator>软件测试(yours)</dc:creator>
  <cp:keywords/>
  <dc:description/>
  <cp:lastModifiedBy>璇 罗</cp:lastModifiedBy>
  <cp:revision>9</cp:revision>
  <dcterms:created xsi:type="dcterms:W3CDTF">2026-02-11T06:09:00Z</dcterms:created>
  <dcterms:modified xsi:type="dcterms:W3CDTF">2026-05-02T12:39:00Z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2052-11.8.2.9015</vt:lpwstr>
  </property>
</Properties>
</file>